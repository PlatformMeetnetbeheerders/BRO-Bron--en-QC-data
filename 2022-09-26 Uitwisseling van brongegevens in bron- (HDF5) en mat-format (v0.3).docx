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1" w:name="_Hlk31718470"/>
    <w:p w14:paraId="1EBF9534" w14:textId="77777777" w:rsidR="00F900CA" w:rsidRDefault="001E2BFD" w:rsidP="00550C4F">
      <w:sdt>
        <w:sdtPr>
          <w:id w:val="-1499958996"/>
          <w:lock w:val="contentLocked"/>
          <w:placeholder>
            <w:docPart w:val="DBC05213649C4E64812F4ACD7413AE27"/>
          </w:placeholder>
        </w:sdtPr>
        <w:sdtEndPr/>
        <w:sdtContent>
          <w:sdt>
            <w:sdtPr>
              <w:id w:val="-493421626"/>
              <w:lock w:val="contentLocked"/>
              <w:placeholder>
                <w:docPart w:val="318AF3914C3B41AC89D90405EF7BC9B1"/>
              </w:placeholder>
            </w:sdtPr>
            <w:sdtEndPr/>
            <w:sdtContent>
              <w:r>
                <w:rPr>
                  <w:noProof/>
                </w:rPr>
                <w:pict w14:anchorId="1EBF9573">
                  <v:group id="Groep 3" o:spid="_x0000_s2052" style="position:absolute;margin-left:-87.9pt;margin-top:4.15pt;width:97.4pt;height:211.25pt;z-index:-251658240;mso-position-horizontal-relative:text;mso-position-vertical-relative:text" coordsize="12369,268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 o:spid="_x0000_s2050" type="#_x0000_t75" style="position:absolute;left:5715;width:6654;height:4387;visibility:visible;mso-wrap-style:square">
                      <v:imagedata r:id="rId11" o:title=""/>
                    </v:shape>
                    <v:shape id="Afbeelding 90" o:spid="_x0000_s2051" type="#_x0000_t75" style="position:absolute;top:190;width:1219;height:26638;visibility:visible;mso-wrap-style:square">
                      <v:imagedata r:id="rId12" o:title=""/>
                    </v:shape>
                  </v:group>
                </w:pict>
              </w:r>
            </w:sdtContent>
          </w:sdt>
        </w:sdtContent>
      </w:sdt>
    </w:p>
    <w:sdt>
      <w:sdtPr>
        <w:id w:val="-1396584616"/>
        <w:lock w:val="sdtContentLocked"/>
        <w:placeholder>
          <w:docPart w:val="318AF3914C3B41AC89D90405EF7BC9B1"/>
        </w:placeholder>
      </w:sdtPr>
      <w:sdtEndPr/>
      <w:sdtContent>
        <w:p w14:paraId="1EBF9535" w14:textId="77777777" w:rsidR="00F900CA" w:rsidRDefault="001E2BFD" w:rsidP="00550C4F"/>
        <w:p w14:paraId="1EBF9536" w14:textId="77777777" w:rsidR="00F900CA" w:rsidRDefault="001E2BFD" w:rsidP="00F900CA">
          <w:pPr>
            <w:spacing w:line="260" w:lineRule="exact"/>
          </w:pPr>
        </w:p>
      </w:sdtContent>
    </w:sdt>
    <w:p w14:paraId="1EBF9537" w14:textId="7412161D" w:rsidR="00F900CA" w:rsidRPr="00F900CA" w:rsidRDefault="00EF77E4" w:rsidP="00F900CA">
      <w:pPr>
        <w:spacing w:line="240" w:lineRule="auto"/>
        <w:ind w:left="-851"/>
        <w:rPr>
          <w:sz w:val="60"/>
          <w:szCs w:val="60"/>
          <w:bdr w:val="nil"/>
        </w:rPr>
      </w:pPr>
      <w:r>
        <w:rPr>
          <w:sz w:val="60"/>
          <w:szCs w:val="60"/>
        </w:rPr>
        <w:t>Uitwisseling van brongegevens in bron- (</w:t>
      </w:r>
      <w:r w:rsidR="00AB3561">
        <w:rPr>
          <w:sz w:val="60"/>
          <w:szCs w:val="60"/>
        </w:rPr>
        <w:t>HDF5</w:t>
      </w:r>
      <w:r>
        <w:rPr>
          <w:sz w:val="60"/>
          <w:szCs w:val="60"/>
        </w:rPr>
        <w:t>)</w:t>
      </w:r>
      <w:r w:rsidR="00AB3561">
        <w:rPr>
          <w:sz w:val="60"/>
          <w:szCs w:val="60"/>
        </w:rPr>
        <w:t xml:space="preserve"> en </w:t>
      </w:r>
      <w:r>
        <w:rPr>
          <w:sz w:val="60"/>
          <w:szCs w:val="60"/>
        </w:rPr>
        <w:t>mat</w:t>
      </w:r>
      <w:r w:rsidR="00AB3561">
        <w:rPr>
          <w:sz w:val="60"/>
          <w:szCs w:val="60"/>
        </w:rPr>
        <w:t>-</w:t>
      </w:r>
      <w:r>
        <w:rPr>
          <w:sz w:val="60"/>
          <w:szCs w:val="60"/>
        </w:rPr>
        <w:t>format (Matlab)</w:t>
      </w:r>
    </w:p>
    <w:p w14:paraId="1EBF9538" w14:textId="77777777" w:rsidR="00F900CA" w:rsidRDefault="001E2BFD" w:rsidP="00550C4F">
      <w:pPr>
        <w:ind w:left="-851"/>
        <w:rPr>
          <w:bdr w:val="nil"/>
        </w:rPr>
      </w:pPr>
    </w:p>
    <w:p w14:paraId="1EBF9539" w14:textId="405180CF" w:rsidR="00F900CA" w:rsidRPr="00F900CA" w:rsidRDefault="00F40CAB" w:rsidP="00F900CA">
      <w:pPr>
        <w:spacing w:line="240" w:lineRule="auto"/>
        <w:ind w:left="-851"/>
        <w:rPr>
          <w:sz w:val="36"/>
          <w:szCs w:val="36"/>
          <w:bdr w:val="nil"/>
        </w:rPr>
      </w:pPr>
      <w:r>
        <w:rPr>
          <w:sz w:val="36"/>
          <w:szCs w:val="36"/>
        </w:rPr>
        <w:t>Observaties over u</w:t>
      </w:r>
      <w:r w:rsidR="00EF77E4">
        <w:rPr>
          <w:sz w:val="36"/>
          <w:szCs w:val="36"/>
        </w:rPr>
        <w:t xml:space="preserve">itwisseling, </w:t>
      </w:r>
      <w:r w:rsidR="00AB3561">
        <w:rPr>
          <w:sz w:val="36"/>
          <w:szCs w:val="36"/>
        </w:rPr>
        <w:t>interoperabiliteit</w:t>
      </w:r>
      <w:r w:rsidR="00EF77E4">
        <w:rPr>
          <w:sz w:val="36"/>
          <w:szCs w:val="36"/>
        </w:rPr>
        <w:t xml:space="preserve"> en </w:t>
      </w:r>
      <w:r>
        <w:rPr>
          <w:sz w:val="36"/>
          <w:szCs w:val="36"/>
        </w:rPr>
        <w:t xml:space="preserve">inzet van </w:t>
      </w:r>
      <w:r w:rsidR="00EF77E4">
        <w:rPr>
          <w:sz w:val="36"/>
          <w:szCs w:val="36"/>
        </w:rPr>
        <w:t>externe viewers</w:t>
      </w:r>
    </w:p>
    <w:sdt>
      <w:sdtPr>
        <w:id w:val="284012180"/>
        <w:lock w:val="contentLocked"/>
        <w:placeholder>
          <w:docPart w:val="DBC05213649C4E64812F4ACD7413AE27"/>
        </w:placeholder>
      </w:sdtPr>
      <w:sdtEndPr/>
      <w:sdtContent>
        <w:p w14:paraId="1EBF953A" w14:textId="77777777" w:rsidR="00F900CA" w:rsidRDefault="00AB3561" w:rsidP="00550C4F">
          <w:r>
            <w:t xml:space="preserve"> </w:t>
          </w:r>
          <w:r>
            <w:rPr>
              <w:noProof/>
            </w:rPr>
            <w:drawing>
              <wp:anchor distT="0" distB="0" distL="114300" distR="114300" simplePos="0" relativeHeight="251651072" behindDoc="0" locked="0" layoutInCell="1" allowOverlap="1" wp14:anchorId="1EBF9574" wp14:editId="18BB0941">
                <wp:simplePos x="0" y="0"/>
                <wp:positionH relativeFrom="leftMargin">
                  <wp:posOffset>5292725</wp:posOffset>
                </wp:positionH>
                <wp:positionV relativeFrom="topMargin">
                  <wp:posOffset>9253220</wp:posOffset>
                </wp:positionV>
                <wp:extent cx="2066400" cy="1126800"/>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a:picLocks noChangeAspect="1"/>
                        </pic:cNvPicPr>
                      </pic:nvPicPr>
                      <pic:blipFill rotWithShape="1">
                        <a:blip r:embed="rId13"/>
                        <a:srcRect l="65906" t="53156" r="5633" b="19276"/>
                        <a:stretch/>
                      </pic:blipFill>
                      <pic:spPr bwMode="auto">
                        <a:xfrm>
                          <a:off x="0" y="0"/>
                          <a:ext cx="2066400" cy="1126800"/>
                        </a:xfrm>
                        <a:prstGeom prst="rect">
                          <a:avLst/>
                        </a:prstGeom>
                        <a:ln>
                          <a:noFill/>
                        </a:ln>
                        <a:extLst>
                          <a:ext uri="{53640926-AAD7-44D8-BBD7-CCE9431645EC}">
                            <a14:shadowObscured xmlns:a14="http://schemas.microsoft.com/office/drawing/2010/main"/>
                          </a:ext>
                        </a:extLst>
                      </pic:spPr>
                    </pic:pic>
                  </a:graphicData>
                </a:graphic>
              </wp:anchor>
            </w:drawing>
          </w:r>
        </w:p>
      </w:sdtContent>
    </w:sdt>
    <w:bookmarkEnd w:id="1"/>
    <w:p w14:paraId="1EBF953B" w14:textId="77777777" w:rsidR="00F900CA" w:rsidRDefault="001E2BFD" w:rsidP="00550C4F">
      <w:pPr>
        <w:pStyle w:val="PGNormaal"/>
      </w:pPr>
    </w:p>
    <w:tbl>
      <w:tblPr>
        <w:tblStyle w:val="Tabelraster"/>
        <w:tblpPr w:leftFromText="142" w:rightFromText="142" w:horzAnchor="margin" w:tblpY="13609"/>
        <w:tblOverlap w:val="never"/>
        <w:tblW w:w="0" w:type="auto"/>
        <w:tblBorders>
          <w:top w:val="nil"/>
          <w:left w:val="nil"/>
          <w:bottom w:val="nil"/>
          <w:right w:val="nil"/>
          <w:insideH w:val="nil"/>
          <w:insideV w:val="nil"/>
        </w:tblBorders>
        <w:tblLayout w:type="fixed"/>
        <w:tblLook w:val="04A0" w:firstRow="1" w:lastRow="0" w:firstColumn="1" w:lastColumn="0" w:noHBand="0" w:noVBand="1"/>
      </w:tblPr>
      <w:tblGrid>
        <w:gridCol w:w="926"/>
        <w:gridCol w:w="276"/>
        <w:gridCol w:w="4610"/>
      </w:tblGrid>
      <w:tr w:rsidR="007F67DD" w14:paraId="1EBF953F" w14:textId="77777777" w:rsidTr="00940E4A">
        <w:trPr>
          <w:cantSplit/>
        </w:trPr>
        <w:tc>
          <w:tcPr>
            <w:tcW w:w="926" w:type="dxa"/>
          </w:tcPr>
          <w:p w14:paraId="1EBF953C" w14:textId="77777777" w:rsidR="002E710F" w:rsidRDefault="00AB3561" w:rsidP="00940E4A">
            <w:r>
              <w:t>Versie</w:t>
            </w:r>
          </w:p>
        </w:tc>
        <w:tc>
          <w:tcPr>
            <w:tcW w:w="276" w:type="dxa"/>
          </w:tcPr>
          <w:p w14:paraId="1EBF953D" w14:textId="77777777" w:rsidR="002E710F" w:rsidRDefault="00AB3561" w:rsidP="00940E4A">
            <w:r>
              <w:t>:</w:t>
            </w:r>
          </w:p>
        </w:tc>
        <w:tc>
          <w:tcPr>
            <w:tcW w:w="4610" w:type="dxa"/>
          </w:tcPr>
          <w:p w14:paraId="1EBF953E" w14:textId="16230095" w:rsidR="002E710F" w:rsidRDefault="00AB3561" w:rsidP="00940E4A">
            <w:r>
              <w:t>0.</w:t>
            </w:r>
            <w:r w:rsidR="00782574">
              <w:t>3</w:t>
            </w:r>
          </w:p>
        </w:tc>
      </w:tr>
      <w:tr w:rsidR="007F67DD" w14:paraId="1EBF9543" w14:textId="77777777" w:rsidTr="00940E4A">
        <w:trPr>
          <w:cantSplit/>
        </w:trPr>
        <w:tc>
          <w:tcPr>
            <w:tcW w:w="926" w:type="dxa"/>
          </w:tcPr>
          <w:p w14:paraId="1EBF9540" w14:textId="77777777" w:rsidR="002E710F" w:rsidRDefault="00AB3561" w:rsidP="00940E4A">
            <w:r>
              <w:t>Status</w:t>
            </w:r>
          </w:p>
        </w:tc>
        <w:tc>
          <w:tcPr>
            <w:tcW w:w="276" w:type="dxa"/>
          </w:tcPr>
          <w:p w14:paraId="1EBF9541" w14:textId="77777777" w:rsidR="002E710F" w:rsidRDefault="00AB3561" w:rsidP="00940E4A">
            <w:r>
              <w:t>:</w:t>
            </w:r>
          </w:p>
        </w:tc>
        <w:tc>
          <w:tcPr>
            <w:tcW w:w="4610" w:type="dxa"/>
          </w:tcPr>
          <w:p w14:paraId="1EBF9542" w14:textId="77777777" w:rsidR="002E710F" w:rsidRDefault="00AB3561" w:rsidP="00940E4A">
            <w:r>
              <w:t>Concept</w:t>
            </w:r>
          </w:p>
        </w:tc>
      </w:tr>
      <w:tr w:rsidR="007F67DD" w14:paraId="1EBF9547" w14:textId="77777777" w:rsidTr="00940E4A">
        <w:trPr>
          <w:cantSplit/>
        </w:trPr>
        <w:tc>
          <w:tcPr>
            <w:tcW w:w="926" w:type="dxa"/>
          </w:tcPr>
          <w:p w14:paraId="1EBF9544" w14:textId="77777777" w:rsidR="002E710F" w:rsidRDefault="00AB3561" w:rsidP="00940E4A">
            <w:r>
              <w:t>Datum</w:t>
            </w:r>
          </w:p>
        </w:tc>
        <w:tc>
          <w:tcPr>
            <w:tcW w:w="276" w:type="dxa"/>
          </w:tcPr>
          <w:p w14:paraId="1EBF9545" w14:textId="77777777" w:rsidR="002E710F" w:rsidRDefault="00AB3561" w:rsidP="00940E4A">
            <w:r>
              <w:t>:</w:t>
            </w:r>
          </w:p>
        </w:tc>
        <w:tc>
          <w:tcPr>
            <w:tcW w:w="4610" w:type="dxa"/>
          </w:tcPr>
          <w:p w14:paraId="1EBF9546" w14:textId="075F881C" w:rsidR="002E710F" w:rsidRDefault="00623828" w:rsidP="00940E4A">
            <w:r>
              <w:t>26</w:t>
            </w:r>
            <w:r w:rsidR="00EF77E4">
              <w:t xml:space="preserve"> september </w:t>
            </w:r>
            <w:r w:rsidR="00AB3561">
              <w:t>2022</w:t>
            </w:r>
          </w:p>
        </w:tc>
      </w:tr>
      <w:tr w:rsidR="007F67DD" w14:paraId="1EBF954B" w14:textId="77777777" w:rsidTr="00940E4A">
        <w:trPr>
          <w:cantSplit/>
        </w:trPr>
        <w:tc>
          <w:tcPr>
            <w:tcW w:w="926" w:type="dxa"/>
          </w:tcPr>
          <w:p w14:paraId="1EBF9548" w14:textId="77777777" w:rsidR="002E710F" w:rsidRDefault="00AB3561" w:rsidP="00940E4A">
            <w:r>
              <w:t>Afdeling</w:t>
            </w:r>
          </w:p>
        </w:tc>
        <w:tc>
          <w:tcPr>
            <w:tcW w:w="276" w:type="dxa"/>
          </w:tcPr>
          <w:p w14:paraId="1EBF9549" w14:textId="77777777" w:rsidR="002E710F" w:rsidRDefault="00AB3561" w:rsidP="00940E4A">
            <w:r>
              <w:t>:</w:t>
            </w:r>
          </w:p>
        </w:tc>
        <w:tc>
          <w:tcPr>
            <w:tcW w:w="4610" w:type="dxa"/>
          </w:tcPr>
          <w:p w14:paraId="1EBF954A" w14:textId="77777777" w:rsidR="002E710F" w:rsidRDefault="00AB3561" w:rsidP="00940E4A">
            <w:r>
              <w:t>Water</w:t>
            </w:r>
          </w:p>
        </w:tc>
      </w:tr>
      <w:tr w:rsidR="007F67DD" w14:paraId="1EBF954F" w14:textId="77777777" w:rsidTr="00940E4A">
        <w:trPr>
          <w:cantSplit/>
        </w:trPr>
        <w:tc>
          <w:tcPr>
            <w:tcW w:w="926" w:type="dxa"/>
          </w:tcPr>
          <w:p w14:paraId="1EBF954C" w14:textId="77777777" w:rsidR="002E710F" w:rsidRDefault="00AB3561" w:rsidP="00940E4A">
            <w:r>
              <w:t>Auteur</w:t>
            </w:r>
          </w:p>
        </w:tc>
        <w:tc>
          <w:tcPr>
            <w:tcW w:w="276" w:type="dxa"/>
          </w:tcPr>
          <w:p w14:paraId="1EBF954D" w14:textId="77777777" w:rsidR="002E710F" w:rsidRDefault="00AB3561" w:rsidP="00940E4A">
            <w:r>
              <w:t>:</w:t>
            </w:r>
          </w:p>
        </w:tc>
        <w:tc>
          <w:tcPr>
            <w:tcW w:w="4610" w:type="dxa"/>
          </w:tcPr>
          <w:p w14:paraId="1EBF954E" w14:textId="7C293019" w:rsidR="002E710F" w:rsidRDefault="00AB3561" w:rsidP="00940E4A">
            <w:r>
              <w:t>G.H.H. van Bergen</w:t>
            </w:r>
            <w:r w:rsidR="00EF77E4">
              <w:t xml:space="preserve">, J. </w:t>
            </w:r>
            <w:proofErr w:type="spellStart"/>
            <w:r w:rsidR="00EF77E4">
              <w:t>von</w:t>
            </w:r>
            <w:proofErr w:type="spellEnd"/>
            <w:r w:rsidR="00EF77E4">
              <w:t xml:space="preserve"> </w:t>
            </w:r>
            <w:proofErr w:type="spellStart"/>
            <w:r w:rsidR="00EF77E4">
              <w:t>Asmuth</w:t>
            </w:r>
            <w:proofErr w:type="spellEnd"/>
          </w:p>
        </w:tc>
      </w:tr>
    </w:tbl>
    <w:p w14:paraId="1EBF9550" w14:textId="77777777" w:rsidR="00104424" w:rsidRDefault="001E2BFD" w:rsidP="00EF4900"/>
    <w:p w14:paraId="1EBF9551" w14:textId="77777777" w:rsidR="00E63522" w:rsidRDefault="001E2BFD">
      <w:pPr>
        <w:spacing w:line="280" w:lineRule="atLeast"/>
        <w:ind w:left="851" w:hanging="851"/>
        <w:sectPr w:rsidR="00E63522" w:rsidSect="00104424">
          <w:headerReference w:type="even" r:id="rId14"/>
          <w:headerReference w:type="default" r:id="rId15"/>
          <w:footerReference w:type="default" r:id="rId16"/>
          <w:headerReference w:type="first" r:id="rId17"/>
          <w:pgSz w:w="11906" w:h="16838" w:code="9"/>
          <w:pgMar w:top="907" w:right="1304" w:bottom="567" w:left="2268" w:header="0" w:footer="0" w:gutter="0"/>
          <w:cols w:space="708"/>
          <w:titlePg/>
          <w:docGrid w:linePitch="360"/>
        </w:sectPr>
      </w:pPr>
    </w:p>
    <w:p w14:paraId="1EBF9552" w14:textId="77777777" w:rsidR="00EF4900" w:rsidRDefault="00AB3561" w:rsidP="00EF4900">
      <w:r>
        <w:lastRenderedPageBreak/>
        <w:t>INHOUDSOPGAVE</w:t>
      </w:r>
    </w:p>
    <w:p w14:paraId="1EBF9553" w14:textId="77777777" w:rsidR="006D4CDD" w:rsidRDefault="001E2BFD" w:rsidP="00520642"/>
    <w:p w14:paraId="44D993A1" w14:textId="456F9FF7" w:rsidR="000F09D5" w:rsidRDefault="00AB3561" w:rsidP="000F09D5">
      <w:pPr>
        <w:pStyle w:val="Inhopg1"/>
        <w:rPr>
          <w:rFonts w:asciiTheme="minorHAnsi" w:eastAsiaTheme="minorEastAsia" w:hAnsiTheme="minorHAnsi"/>
          <w:noProof/>
          <w:sz w:val="22"/>
          <w:lang w:eastAsia="nl-NL"/>
        </w:rPr>
      </w:pPr>
      <w:r>
        <w:fldChar w:fldCharType="begin"/>
      </w:r>
      <w:r>
        <w:instrText xml:space="preserve"> TOC \o "1-4" \h \z \u </w:instrText>
      </w:r>
      <w:r>
        <w:fldChar w:fldCharType="separate"/>
      </w:r>
      <w:hyperlink w:anchor="_Toc116995889" w:history="1">
        <w:r w:rsidR="000F09D5" w:rsidRPr="009878AC">
          <w:rPr>
            <w:rStyle w:val="Hyperlink"/>
            <w:noProof/>
          </w:rPr>
          <w:t>1</w:t>
        </w:r>
        <w:r w:rsidR="000F09D5">
          <w:rPr>
            <w:rFonts w:asciiTheme="minorHAnsi" w:eastAsiaTheme="minorEastAsia" w:hAnsiTheme="minorHAnsi"/>
            <w:noProof/>
            <w:sz w:val="22"/>
            <w:lang w:eastAsia="nl-NL"/>
          </w:rPr>
          <w:tab/>
        </w:r>
        <w:r w:rsidR="000F09D5" w:rsidRPr="009878AC">
          <w:rPr>
            <w:rStyle w:val="Hyperlink"/>
            <w:noProof/>
          </w:rPr>
          <w:t>Introductie</w:t>
        </w:r>
        <w:r w:rsidR="000F09D5">
          <w:rPr>
            <w:noProof/>
            <w:webHidden/>
          </w:rPr>
          <w:tab/>
        </w:r>
        <w:r w:rsidR="000F09D5">
          <w:rPr>
            <w:noProof/>
            <w:webHidden/>
          </w:rPr>
          <w:fldChar w:fldCharType="begin"/>
        </w:r>
        <w:r w:rsidR="000F09D5">
          <w:rPr>
            <w:noProof/>
            <w:webHidden/>
          </w:rPr>
          <w:instrText xml:space="preserve"> PAGEREF _Toc116995889 \h </w:instrText>
        </w:r>
        <w:r w:rsidR="000F09D5">
          <w:rPr>
            <w:noProof/>
            <w:webHidden/>
          </w:rPr>
        </w:r>
        <w:r w:rsidR="000F09D5">
          <w:rPr>
            <w:noProof/>
            <w:webHidden/>
          </w:rPr>
          <w:fldChar w:fldCharType="separate"/>
        </w:r>
        <w:r w:rsidR="000F09D5">
          <w:rPr>
            <w:noProof/>
            <w:webHidden/>
          </w:rPr>
          <w:t>3</w:t>
        </w:r>
        <w:r w:rsidR="000F09D5">
          <w:rPr>
            <w:noProof/>
            <w:webHidden/>
          </w:rPr>
          <w:fldChar w:fldCharType="end"/>
        </w:r>
      </w:hyperlink>
    </w:p>
    <w:p w14:paraId="6A016898" w14:textId="33697E66" w:rsidR="000F09D5" w:rsidRDefault="000F09D5">
      <w:pPr>
        <w:pStyle w:val="Inhopg2"/>
        <w:tabs>
          <w:tab w:val="left" w:pos="1418"/>
        </w:tabs>
        <w:rPr>
          <w:rFonts w:asciiTheme="minorHAnsi" w:eastAsiaTheme="minorEastAsia" w:hAnsiTheme="minorHAnsi"/>
          <w:noProof/>
          <w:sz w:val="22"/>
          <w:lang w:eastAsia="nl-NL"/>
        </w:rPr>
      </w:pPr>
      <w:hyperlink w:anchor="_Toc116995890" w:history="1">
        <w:r w:rsidRPr="009878AC">
          <w:rPr>
            <w:rStyle w:val="Hyperlink"/>
            <w:noProof/>
          </w:rPr>
          <w:t>1.1</w:t>
        </w:r>
        <w:r>
          <w:rPr>
            <w:rFonts w:asciiTheme="minorHAnsi" w:eastAsiaTheme="minorEastAsia" w:hAnsiTheme="minorHAnsi"/>
            <w:noProof/>
            <w:sz w:val="22"/>
            <w:lang w:eastAsia="nl-NL"/>
          </w:rPr>
          <w:tab/>
        </w:r>
        <w:r w:rsidRPr="009878AC">
          <w:rPr>
            <w:rStyle w:val="Hyperlink"/>
            <w:noProof/>
          </w:rPr>
          <w:t>Achtergrond</w:t>
        </w:r>
        <w:r>
          <w:rPr>
            <w:noProof/>
            <w:webHidden/>
          </w:rPr>
          <w:tab/>
        </w:r>
        <w:r>
          <w:rPr>
            <w:noProof/>
            <w:webHidden/>
          </w:rPr>
          <w:fldChar w:fldCharType="begin"/>
        </w:r>
        <w:r>
          <w:rPr>
            <w:noProof/>
            <w:webHidden/>
          </w:rPr>
          <w:instrText xml:space="preserve"> PAGEREF _Toc116995890 \h </w:instrText>
        </w:r>
        <w:r>
          <w:rPr>
            <w:noProof/>
            <w:webHidden/>
          </w:rPr>
        </w:r>
        <w:r>
          <w:rPr>
            <w:noProof/>
            <w:webHidden/>
          </w:rPr>
          <w:fldChar w:fldCharType="separate"/>
        </w:r>
        <w:r>
          <w:rPr>
            <w:noProof/>
            <w:webHidden/>
          </w:rPr>
          <w:t>3</w:t>
        </w:r>
        <w:r>
          <w:rPr>
            <w:noProof/>
            <w:webHidden/>
          </w:rPr>
          <w:fldChar w:fldCharType="end"/>
        </w:r>
      </w:hyperlink>
    </w:p>
    <w:p w14:paraId="531678A4" w14:textId="2548BC8C" w:rsidR="000F09D5" w:rsidRDefault="000F09D5">
      <w:pPr>
        <w:pStyle w:val="Inhopg2"/>
        <w:tabs>
          <w:tab w:val="left" w:pos="1418"/>
        </w:tabs>
        <w:rPr>
          <w:rFonts w:asciiTheme="minorHAnsi" w:eastAsiaTheme="minorEastAsia" w:hAnsiTheme="minorHAnsi"/>
          <w:noProof/>
          <w:sz w:val="22"/>
          <w:lang w:eastAsia="nl-NL"/>
        </w:rPr>
      </w:pPr>
      <w:hyperlink w:anchor="_Toc116995891" w:history="1">
        <w:r w:rsidRPr="009878AC">
          <w:rPr>
            <w:rStyle w:val="Hyperlink"/>
            <w:noProof/>
          </w:rPr>
          <w:t>1.2</w:t>
        </w:r>
        <w:r>
          <w:rPr>
            <w:rFonts w:asciiTheme="minorHAnsi" w:eastAsiaTheme="minorEastAsia" w:hAnsiTheme="minorHAnsi"/>
            <w:noProof/>
            <w:sz w:val="22"/>
            <w:lang w:eastAsia="nl-NL"/>
          </w:rPr>
          <w:tab/>
        </w:r>
        <w:r w:rsidRPr="009878AC">
          <w:rPr>
            <w:rStyle w:val="Hyperlink"/>
            <w:noProof/>
          </w:rPr>
          <w:t>Doelstelling</w:t>
        </w:r>
        <w:r>
          <w:rPr>
            <w:noProof/>
            <w:webHidden/>
          </w:rPr>
          <w:tab/>
        </w:r>
        <w:r>
          <w:rPr>
            <w:noProof/>
            <w:webHidden/>
          </w:rPr>
          <w:fldChar w:fldCharType="begin"/>
        </w:r>
        <w:r>
          <w:rPr>
            <w:noProof/>
            <w:webHidden/>
          </w:rPr>
          <w:instrText xml:space="preserve"> PAGEREF _Toc116995891 \h </w:instrText>
        </w:r>
        <w:r>
          <w:rPr>
            <w:noProof/>
            <w:webHidden/>
          </w:rPr>
        </w:r>
        <w:r>
          <w:rPr>
            <w:noProof/>
            <w:webHidden/>
          </w:rPr>
          <w:fldChar w:fldCharType="separate"/>
        </w:r>
        <w:r>
          <w:rPr>
            <w:noProof/>
            <w:webHidden/>
          </w:rPr>
          <w:t>3</w:t>
        </w:r>
        <w:r>
          <w:rPr>
            <w:noProof/>
            <w:webHidden/>
          </w:rPr>
          <w:fldChar w:fldCharType="end"/>
        </w:r>
      </w:hyperlink>
    </w:p>
    <w:p w14:paraId="201F1B39" w14:textId="222DAC0F" w:rsidR="000F09D5" w:rsidRDefault="000F09D5">
      <w:pPr>
        <w:pStyle w:val="Inhopg2"/>
        <w:tabs>
          <w:tab w:val="left" w:pos="1418"/>
        </w:tabs>
        <w:rPr>
          <w:rFonts w:asciiTheme="minorHAnsi" w:eastAsiaTheme="minorEastAsia" w:hAnsiTheme="minorHAnsi"/>
          <w:noProof/>
          <w:sz w:val="22"/>
          <w:lang w:eastAsia="nl-NL"/>
        </w:rPr>
      </w:pPr>
      <w:hyperlink w:anchor="_Toc116995892" w:history="1">
        <w:r w:rsidRPr="009878AC">
          <w:rPr>
            <w:rStyle w:val="Hyperlink"/>
            <w:noProof/>
          </w:rPr>
          <w:t>1.3</w:t>
        </w:r>
        <w:r>
          <w:rPr>
            <w:rFonts w:asciiTheme="minorHAnsi" w:eastAsiaTheme="minorEastAsia" w:hAnsiTheme="minorHAnsi"/>
            <w:noProof/>
            <w:sz w:val="22"/>
            <w:lang w:eastAsia="nl-NL"/>
          </w:rPr>
          <w:tab/>
        </w:r>
        <w:r w:rsidRPr="009878AC">
          <w:rPr>
            <w:rStyle w:val="Hyperlink"/>
            <w:noProof/>
          </w:rPr>
          <w:t>Leeswijzer</w:t>
        </w:r>
        <w:r>
          <w:rPr>
            <w:noProof/>
            <w:webHidden/>
          </w:rPr>
          <w:tab/>
        </w:r>
        <w:r>
          <w:rPr>
            <w:noProof/>
            <w:webHidden/>
          </w:rPr>
          <w:fldChar w:fldCharType="begin"/>
        </w:r>
        <w:r>
          <w:rPr>
            <w:noProof/>
            <w:webHidden/>
          </w:rPr>
          <w:instrText xml:space="preserve"> PAGEREF _Toc116995892 \h </w:instrText>
        </w:r>
        <w:r>
          <w:rPr>
            <w:noProof/>
            <w:webHidden/>
          </w:rPr>
        </w:r>
        <w:r>
          <w:rPr>
            <w:noProof/>
            <w:webHidden/>
          </w:rPr>
          <w:fldChar w:fldCharType="separate"/>
        </w:r>
        <w:r>
          <w:rPr>
            <w:noProof/>
            <w:webHidden/>
          </w:rPr>
          <w:t>3</w:t>
        </w:r>
        <w:r>
          <w:rPr>
            <w:noProof/>
            <w:webHidden/>
          </w:rPr>
          <w:fldChar w:fldCharType="end"/>
        </w:r>
      </w:hyperlink>
    </w:p>
    <w:p w14:paraId="646425E8" w14:textId="03B3416A" w:rsidR="000F09D5" w:rsidRDefault="000F09D5">
      <w:pPr>
        <w:pStyle w:val="Inhopg2"/>
        <w:tabs>
          <w:tab w:val="left" w:pos="1418"/>
        </w:tabs>
        <w:rPr>
          <w:rFonts w:asciiTheme="minorHAnsi" w:eastAsiaTheme="minorEastAsia" w:hAnsiTheme="minorHAnsi"/>
          <w:noProof/>
          <w:sz w:val="22"/>
          <w:lang w:eastAsia="nl-NL"/>
        </w:rPr>
      </w:pPr>
      <w:hyperlink w:anchor="_Toc116995893" w:history="1">
        <w:r w:rsidRPr="009878AC">
          <w:rPr>
            <w:rStyle w:val="Hyperlink"/>
            <w:noProof/>
          </w:rPr>
          <w:t>1.4</w:t>
        </w:r>
        <w:r>
          <w:rPr>
            <w:rFonts w:asciiTheme="minorHAnsi" w:eastAsiaTheme="minorEastAsia" w:hAnsiTheme="minorHAnsi"/>
            <w:noProof/>
            <w:sz w:val="22"/>
            <w:lang w:eastAsia="nl-NL"/>
          </w:rPr>
          <w:tab/>
        </w:r>
        <w:r w:rsidRPr="009878AC">
          <w:rPr>
            <w:rStyle w:val="Hyperlink"/>
            <w:noProof/>
          </w:rPr>
          <w:t>Versiehistorie</w:t>
        </w:r>
        <w:r>
          <w:rPr>
            <w:noProof/>
            <w:webHidden/>
          </w:rPr>
          <w:tab/>
        </w:r>
        <w:r>
          <w:rPr>
            <w:noProof/>
            <w:webHidden/>
          </w:rPr>
          <w:fldChar w:fldCharType="begin"/>
        </w:r>
        <w:r>
          <w:rPr>
            <w:noProof/>
            <w:webHidden/>
          </w:rPr>
          <w:instrText xml:space="preserve"> PAGEREF _Toc116995893 \h </w:instrText>
        </w:r>
        <w:r>
          <w:rPr>
            <w:noProof/>
            <w:webHidden/>
          </w:rPr>
        </w:r>
        <w:r>
          <w:rPr>
            <w:noProof/>
            <w:webHidden/>
          </w:rPr>
          <w:fldChar w:fldCharType="separate"/>
        </w:r>
        <w:r>
          <w:rPr>
            <w:noProof/>
            <w:webHidden/>
          </w:rPr>
          <w:t>3</w:t>
        </w:r>
        <w:r>
          <w:rPr>
            <w:noProof/>
            <w:webHidden/>
          </w:rPr>
          <w:fldChar w:fldCharType="end"/>
        </w:r>
      </w:hyperlink>
    </w:p>
    <w:p w14:paraId="710F2B11" w14:textId="2B100E28" w:rsidR="000F09D5" w:rsidRDefault="000F09D5" w:rsidP="000F09D5">
      <w:pPr>
        <w:pStyle w:val="Inhopg1"/>
        <w:rPr>
          <w:rFonts w:asciiTheme="minorHAnsi" w:eastAsiaTheme="minorEastAsia" w:hAnsiTheme="minorHAnsi"/>
          <w:noProof/>
          <w:sz w:val="22"/>
          <w:lang w:eastAsia="nl-NL"/>
        </w:rPr>
      </w:pPr>
      <w:hyperlink w:anchor="_Toc116995894" w:history="1">
        <w:r w:rsidRPr="009878AC">
          <w:rPr>
            <w:rStyle w:val="Hyperlink"/>
            <w:noProof/>
          </w:rPr>
          <w:t>2</w:t>
        </w:r>
        <w:r>
          <w:rPr>
            <w:rFonts w:asciiTheme="minorHAnsi" w:eastAsiaTheme="minorEastAsia" w:hAnsiTheme="minorHAnsi"/>
            <w:noProof/>
            <w:sz w:val="22"/>
            <w:lang w:eastAsia="nl-NL"/>
          </w:rPr>
          <w:tab/>
        </w:r>
        <w:r w:rsidRPr="009878AC">
          <w:rPr>
            <w:rStyle w:val="Hyperlink"/>
            <w:noProof/>
          </w:rPr>
          <w:t>Bron- en BRO-gegevens: de principes</w:t>
        </w:r>
        <w:r>
          <w:rPr>
            <w:noProof/>
            <w:webHidden/>
          </w:rPr>
          <w:tab/>
        </w:r>
        <w:r>
          <w:rPr>
            <w:noProof/>
            <w:webHidden/>
          </w:rPr>
          <w:fldChar w:fldCharType="begin"/>
        </w:r>
        <w:r>
          <w:rPr>
            <w:noProof/>
            <w:webHidden/>
          </w:rPr>
          <w:instrText xml:space="preserve"> PAGEREF _Toc116995894 \h </w:instrText>
        </w:r>
        <w:r>
          <w:rPr>
            <w:noProof/>
            <w:webHidden/>
          </w:rPr>
        </w:r>
        <w:r>
          <w:rPr>
            <w:noProof/>
            <w:webHidden/>
          </w:rPr>
          <w:fldChar w:fldCharType="separate"/>
        </w:r>
        <w:r>
          <w:rPr>
            <w:noProof/>
            <w:webHidden/>
          </w:rPr>
          <w:t>4</w:t>
        </w:r>
        <w:r>
          <w:rPr>
            <w:noProof/>
            <w:webHidden/>
          </w:rPr>
          <w:fldChar w:fldCharType="end"/>
        </w:r>
      </w:hyperlink>
    </w:p>
    <w:p w14:paraId="6DF419B1" w14:textId="4DFCDD39" w:rsidR="000F09D5" w:rsidRDefault="000F09D5">
      <w:pPr>
        <w:pStyle w:val="Inhopg2"/>
        <w:tabs>
          <w:tab w:val="left" w:pos="1418"/>
        </w:tabs>
        <w:rPr>
          <w:rFonts w:asciiTheme="minorHAnsi" w:eastAsiaTheme="minorEastAsia" w:hAnsiTheme="minorHAnsi"/>
          <w:noProof/>
          <w:sz w:val="22"/>
          <w:lang w:eastAsia="nl-NL"/>
        </w:rPr>
      </w:pPr>
      <w:hyperlink w:anchor="_Toc116995895" w:history="1">
        <w:r w:rsidRPr="009878AC">
          <w:rPr>
            <w:rStyle w:val="Hyperlink"/>
            <w:noProof/>
          </w:rPr>
          <w:t>2.1</w:t>
        </w:r>
        <w:r>
          <w:rPr>
            <w:rFonts w:asciiTheme="minorHAnsi" w:eastAsiaTheme="minorEastAsia" w:hAnsiTheme="minorHAnsi"/>
            <w:noProof/>
            <w:sz w:val="22"/>
            <w:lang w:eastAsia="nl-NL"/>
          </w:rPr>
          <w:tab/>
        </w:r>
        <w:r w:rsidRPr="009878AC">
          <w:rPr>
            <w:rStyle w:val="Hyperlink"/>
            <w:noProof/>
          </w:rPr>
          <w:t>Inleiding</w:t>
        </w:r>
        <w:r>
          <w:rPr>
            <w:noProof/>
            <w:webHidden/>
          </w:rPr>
          <w:tab/>
        </w:r>
        <w:r>
          <w:rPr>
            <w:noProof/>
            <w:webHidden/>
          </w:rPr>
          <w:fldChar w:fldCharType="begin"/>
        </w:r>
        <w:r>
          <w:rPr>
            <w:noProof/>
            <w:webHidden/>
          </w:rPr>
          <w:instrText xml:space="preserve"> PAGEREF _Toc116995895 \h </w:instrText>
        </w:r>
        <w:r>
          <w:rPr>
            <w:noProof/>
            <w:webHidden/>
          </w:rPr>
        </w:r>
        <w:r>
          <w:rPr>
            <w:noProof/>
            <w:webHidden/>
          </w:rPr>
          <w:fldChar w:fldCharType="separate"/>
        </w:r>
        <w:r>
          <w:rPr>
            <w:noProof/>
            <w:webHidden/>
          </w:rPr>
          <w:t>4</w:t>
        </w:r>
        <w:r>
          <w:rPr>
            <w:noProof/>
            <w:webHidden/>
          </w:rPr>
          <w:fldChar w:fldCharType="end"/>
        </w:r>
      </w:hyperlink>
    </w:p>
    <w:p w14:paraId="488A9881" w14:textId="48C6A6F4" w:rsidR="000F09D5" w:rsidRDefault="000F09D5">
      <w:pPr>
        <w:pStyle w:val="Inhopg2"/>
        <w:tabs>
          <w:tab w:val="left" w:pos="1418"/>
        </w:tabs>
        <w:rPr>
          <w:rFonts w:asciiTheme="minorHAnsi" w:eastAsiaTheme="minorEastAsia" w:hAnsiTheme="minorHAnsi"/>
          <w:noProof/>
          <w:sz w:val="22"/>
          <w:lang w:eastAsia="nl-NL"/>
        </w:rPr>
      </w:pPr>
      <w:hyperlink w:anchor="_Toc116995896" w:history="1">
        <w:r w:rsidRPr="009878AC">
          <w:rPr>
            <w:rStyle w:val="Hyperlink"/>
            <w:noProof/>
          </w:rPr>
          <w:t>2.2</w:t>
        </w:r>
        <w:r>
          <w:rPr>
            <w:rFonts w:asciiTheme="minorHAnsi" w:eastAsiaTheme="minorEastAsia" w:hAnsiTheme="minorHAnsi"/>
            <w:noProof/>
            <w:sz w:val="22"/>
            <w:lang w:eastAsia="nl-NL"/>
          </w:rPr>
          <w:tab/>
        </w:r>
        <w:r w:rsidRPr="009878AC">
          <w:rPr>
            <w:rStyle w:val="Hyperlink"/>
            <w:noProof/>
          </w:rPr>
          <w:t>Bron-gegevens, hoe en waarom?</w:t>
        </w:r>
        <w:r>
          <w:rPr>
            <w:noProof/>
            <w:webHidden/>
          </w:rPr>
          <w:tab/>
        </w:r>
        <w:r>
          <w:rPr>
            <w:noProof/>
            <w:webHidden/>
          </w:rPr>
          <w:fldChar w:fldCharType="begin"/>
        </w:r>
        <w:r>
          <w:rPr>
            <w:noProof/>
            <w:webHidden/>
          </w:rPr>
          <w:instrText xml:space="preserve"> PAGEREF _Toc116995896 \h </w:instrText>
        </w:r>
        <w:r>
          <w:rPr>
            <w:noProof/>
            <w:webHidden/>
          </w:rPr>
        </w:r>
        <w:r>
          <w:rPr>
            <w:noProof/>
            <w:webHidden/>
          </w:rPr>
          <w:fldChar w:fldCharType="separate"/>
        </w:r>
        <w:r>
          <w:rPr>
            <w:noProof/>
            <w:webHidden/>
          </w:rPr>
          <w:t>4</w:t>
        </w:r>
        <w:r>
          <w:rPr>
            <w:noProof/>
            <w:webHidden/>
          </w:rPr>
          <w:fldChar w:fldCharType="end"/>
        </w:r>
      </w:hyperlink>
    </w:p>
    <w:p w14:paraId="08097AC9" w14:textId="0A087853" w:rsidR="000F09D5" w:rsidRDefault="000F09D5">
      <w:pPr>
        <w:pStyle w:val="Inhopg2"/>
        <w:tabs>
          <w:tab w:val="left" w:pos="1418"/>
        </w:tabs>
        <w:rPr>
          <w:rFonts w:asciiTheme="minorHAnsi" w:eastAsiaTheme="minorEastAsia" w:hAnsiTheme="minorHAnsi"/>
          <w:noProof/>
          <w:sz w:val="22"/>
          <w:lang w:eastAsia="nl-NL"/>
        </w:rPr>
      </w:pPr>
      <w:hyperlink w:anchor="_Toc116995897" w:history="1">
        <w:r w:rsidRPr="009878AC">
          <w:rPr>
            <w:rStyle w:val="Hyperlink"/>
            <w:noProof/>
          </w:rPr>
          <w:t>2.3</w:t>
        </w:r>
        <w:r>
          <w:rPr>
            <w:rFonts w:asciiTheme="minorHAnsi" w:eastAsiaTheme="minorEastAsia" w:hAnsiTheme="minorHAnsi"/>
            <w:noProof/>
            <w:sz w:val="22"/>
            <w:lang w:eastAsia="nl-NL"/>
          </w:rPr>
          <w:tab/>
        </w:r>
        <w:r w:rsidRPr="009878AC">
          <w:rPr>
            <w:rStyle w:val="Hyperlink"/>
            <w:noProof/>
          </w:rPr>
          <w:t>Het bron-datamodel</w:t>
        </w:r>
        <w:r>
          <w:rPr>
            <w:noProof/>
            <w:webHidden/>
          </w:rPr>
          <w:tab/>
        </w:r>
        <w:r>
          <w:rPr>
            <w:noProof/>
            <w:webHidden/>
          </w:rPr>
          <w:fldChar w:fldCharType="begin"/>
        </w:r>
        <w:r>
          <w:rPr>
            <w:noProof/>
            <w:webHidden/>
          </w:rPr>
          <w:instrText xml:space="preserve"> PAGEREF _Toc116995897 \h </w:instrText>
        </w:r>
        <w:r>
          <w:rPr>
            <w:noProof/>
            <w:webHidden/>
          </w:rPr>
        </w:r>
        <w:r>
          <w:rPr>
            <w:noProof/>
            <w:webHidden/>
          </w:rPr>
          <w:fldChar w:fldCharType="separate"/>
        </w:r>
        <w:r>
          <w:rPr>
            <w:noProof/>
            <w:webHidden/>
          </w:rPr>
          <w:t>4</w:t>
        </w:r>
        <w:r>
          <w:rPr>
            <w:noProof/>
            <w:webHidden/>
          </w:rPr>
          <w:fldChar w:fldCharType="end"/>
        </w:r>
      </w:hyperlink>
    </w:p>
    <w:p w14:paraId="6EB83667" w14:textId="56983597" w:rsidR="000F09D5" w:rsidRDefault="000F09D5" w:rsidP="000F09D5">
      <w:pPr>
        <w:pStyle w:val="Inhopg1"/>
        <w:rPr>
          <w:rFonts w:asciiTheme="minorHAnsi" w:eastAsiaTheme="minorEastAsia" w:hAnsiTheme="minorHAnsi"/>
          <w:noProof/>
          <w:sz w:val="22"/>
          <w:lang w:eastAsia="nl-NL"/>
        </w:rPr>
      </w:pPr>
      <w:hyperlink w:anchor="_Toc116995898" w:history="1">
        <w:r w:rsidRPr="009878AC">
          <w:rPr>
            <w:rStyle w:val="Hyperlink"/>
            <w:noProof/>
          </w:rPr>
          <w:t>3</w:t>
        </w:r>
        <w:r>
          <w:rPr>
            <w:rFonts w:asciiTheme="minorHAnsi" w:eastAsiaTheme="minorEastAsia" w:hAnsiTheme="minorHAnsi"/>
            <w:noProof/>
            <w:sz w:val="22"/>
            <w:lang w:eastAsia="nl-NL"/>
          </w:rPr>
          <w:tab/>
        </w:r>
        <w:r w:rsidRPr="009878AC">
          <w:rPr>
            <w:rStyle w:val="Hyperlink"/>
            <w:noProof/>
          </w:rPr>
          <w:t>Opslag en uitwisseling van Bron-bestanden</w:t>
        </w:r>
        <w:r>
          <w:rPr>
            <w:noProof/>
            <w:webHidden/>
          </w:rPr>
          <w:tab/>
        </w:r>
        <w:r>
          <w:rPr>
            <w:noProof/>
            <w:webHidden/>
          </w:rPr>
          <w:fldChar w:fldCharType="begin"/>
        </w:r>
        <w:r>
          <w:rPr>
            <w:noProof/>
            <w:webHidden/>
          </w:rPr>
          <w:instrText xml:space="preserve"> PAGEREF _Toc116995898 \h </w:instrText>
        </w:r>
        <w:r>
          <w:rPr>
            <w:noProof/>
            <w:webHidden/>
          </w:rPr>
        </w:r>
        <w:r>
          <w:rPr>
            <w:noProof/>
            <w:webHidden/>
          </w:rPr>
          <w:fldChar w:fldCharType="separate"/>
        </w:r>
        <w:r>
          <w:rPr>
            <w:noProof/>
            <w:webHidden/>
          </w:rPr>
          <w:t>6</w:t>
        </w:r>
        <w:r>
          <w:rPr>
            <w:noProof/>
            <w:webHidden/>
          </w:rPr>
          <w:fldChar w:fldCharType="end"/>
        </w:r>
      </w:hyperlink>
    </w:p>
    <w:p w14:paraId="2C0BEEE7" w14:textId="0CA19E6F" w:rsidR="000F09D5" w:rsidRDefault="000F09D5">
      <w:pPr>
        <w:pStyle w:val="Inhopg2"/>
        <w:tabs>
          <w:tab w:val="left" w:pos="1418"/>
        </w:tabs>
        <w:rPr>
          <w:rFonts w:asciiTheme="minorHAnsi" w:eastAsiaTheme="minorEastAsia" w:hAnsiTheme="minorHAnsi"/>
          <w:noProof/>
          <w:sz w:val="22"/>
          <w:lang w:eastAsia="nl-NL"/>
        </w:rPr>
      </w:pPr>
      <w:hyperlink w:anchor="_Toc116995899" w:history="1">
        <w:r w:rsidRPr="009878AC">
          <w:rPr>
            <w:rStyle w:val="Hyperlink"/>
            <w:noProof/>
          </w:rPr>
          <w:t>3.1</w:t>
        </w:r>
        <w:r>
          <w:rPr>
            <w:rFonts w:asciiTheme="minorHAnsi" w:eastAsiaTheme="minorEastAsia" w:hAnsiTheme="minorHAnsi"/>
            <w:noProof/>
            <w:sz w:val="22"/>
            <w:lang w:eastAsia="nl-NL"/>
          </w:rPr>
          <w:tab/>
        </w:r>
        <w:r w:rsidRPr="009878AC">
          <w:rPr>
            <w:rStyle w:val="Hyperlink"/>
            <w:noProof/>
          </w:rPr>
          <w:t>Inleiding</w:t>
        </w:r>
        <w:r>
          <w:rPr>
            <w:noProof/>
            <w:webHidden/>
          </w:rPr>
          <w:tab/>
        </w:r>
        <w:r>
          <w:rPr>
            <w:noProof/>
            <w:webHidden/>
          </w:rPr>
          <w:fldChar w:fldCharType="begin"/>
        </w:r>
        <w:r>
          <w:rPr>
            <w:noProof/>
            <w:webHidden/>
          </w:rPr>
          <w:instrText xml:space="preserve"> PAGEREF _Toc116995899 \h </w:instrText>
        </w:r>
        <w:r>
          <w:rPr>
            <w:noProof/>
            <w:webHidden/>
          </w:rPr>
        </w:r>
        <w:r>
          <w:rPr>
            <w:noProof/>
            <w:webHidden/>
          </w:rPr>
          <w:fldChar w:fldCharType="separate"/>
        </w:r>
        <w:r>
          <w:rPr>
            <w:noProof/>
            <w:webHidden/>
          </w:rPr>
          <w:t>6</w:t>
        </w:r>
        <w:r>
          <w:rPr>
            <w:noProof/>
            <w:webHidden/>
          </w:rPr>
          <w:fldChar w:fldCharType="end"/>
        </w:r>
      </w:hyperlink>
    </w:p>
    <w:p w14:paraId="60D8D388" w14:textId="7AC18E1C" w:rsidR="000F09D5" w:rsidRDefault="000F09D5">
      <w:pPr>
        <w:pStyle w:val="Inhopg2"/>
        <w:tabs>
          <w:tab w:val="left" w:pos="1418"/>
        </w:tabs>
        <w:rPr>
          <w:rFonts w:asciiTheme="minorHAnsi" w:eastAsiaTheme="minorEastAsia" w:hAnsiTheme="minorHAnsi"/>
          <w:noProof/>
          <w:sz w:val="22"/>
          <w:lang w:eastAsia="nl-NL"/>
        </w:rPr>
      </w:pPr>
      <w:hyperlink w:anchor="_Toc116995900" w:history="1">
        <w:r w:rsidRPr="009878AC">
          <w:rPr>
            <w:rStyle w:val="Hyperlink"/>
            <w:noProof/>
          </w:rPr>
          <w:t>3.2</w:t>
        </w:r>
        <w:r>
          <w:rPr>
            <w:rFonts w:asciiTheme="minorHAnsi" w:eastAsiaTheme="minorEastAsia" w:hAnsiTheme="minorHAnsi"/>
            <w:noProof/>
            <w:sz w:val="22"/>
            <w:lang w:eastAsia="nl-NL"/>
          </w:rPr>
          <w:tab/>
        </w:r>
        <w:r w:rsidRPr="009878AC">
          <w:rPr>
            <w:rStyle w:val="Hyperlink"/>
            <w:noProof/>
          </w:rPr>
          <w:t>HDF5</w:t>
        </w:r>
        <w:r>
          <w:rPr>
            <w:noProof/>
            <w:webHidden/>
          </w:rPr>
          <w:tab/>
        </w:r>
        <w:r>
          <w:rPr>
            <w:noProof/>
            <w:webHidden/>
          </w:rPr>
          <w:fldChar w:fldCharType="begin"/>
        </w:r>
        <w:r>
          <w:rPr>
            <w:noProof/>
            <w:webHidden/>
          </w:rPr>
          <w:instrText xml:space="preserve"> PAGEREF _Toc116995900 \h </w:instrText>
        </w:r>
        <w:r>
          <w:rPr>
            <w:noProof/>
            <w:webHidden/>
          </w:rPr>
        </w:r>
        <w:r>
          <w:rPr>
            <w:noProof/>
            <w:webHidden/>
          </w:rPr>
          <w:fldChar w:fldCharType="separate"/>
        </w:r>
        <w:r>
          <w:rPr>
            <w:noProof/>
            <w:webHidden/>
          </w:rPr>
          <w:t>6</w:t>
        </w:r>
        <w:r>
          <w:rPr>
            <w:noProof/>
            <w:webHidden/>
          </w:rPr>
          <w:fldChar w:fldCharType="end"/>
        </w:r>
      </w:hyperlink>
    </w:p>
    <w:p w14:paraId="7937EA69" w14:textId="17DD554E" w:rsidR="000F09D5" w:rsidRDefault="000F09D5" w:rsidP="000F09D5">
      <w:pPr>
        <w:pStyle w:val="Inhopg3"/>
        <w:rPr>
          <w:rFonts w:asciiTheme="minorHAnsi" w:eastAsiaTheme="minorEastAsia" w:hAnsiTheme="minorHAnsi"/>
          <w:noProof/>
          <w:sz w:val="22"/>
          <w:lang w:eastAsia="nl-NL"/>
        </w:rPr>
      </w:pPr>
      <w:hyperlink w:anchor="_Toc116995901" w:history="1">
        <w:r w:rsidRPr="009878AC">
          <w:rPr>
            <w:rStyle w:val="Hyperlink"/>
            <w:noProof/>
          </w:rPr>
          <w:t>3.2.1</w:t>
        </w:r>
        <w:r>
          <w:rPr>
            <w:rFonts w:asciiTheme="minorHAnsi" w:eastAsiaTheme="minorEastAsia" w:hAnsiTheme="minorHAnsi"/>
            <w:noProof/>
            <w:sz w:val="22"/>
            <w:lang w:eastAsia="nl-NL"/>
          </w:rPr>
          <w:tab/>
        </w:r>
        <w:r w:rsidRPr="009878AC">
          <w:rPr>
            <w:rStyle w:val="Hyperlink"/>
            <w:noProof/>
          </w:rPr>
          <w:t>Matlabondersteuning</w:t>
        </w:r>
        <w:r>
          <w:rPr>
            <w:noProof/>
            <w:webHidden/>
          </w:rPr>
          <w:tab/>
        </w:r>
        <w:r>
          <w:rPr>
            <w:noProof/>
            <w:webHidden/>
          </w:rPr>
          <w:fldChar w:fldCharType="begin"/>
        </w:r>
        <w:r>
          <w:rPr>
            <w:noProof/>
            <w:webHidden/>
          </w:rPr>
          <w:instrText xml:space="preserve"> PAGEREF _Toc116995901 \h </w:instrText>
        </w:r>
        <w:r>
          <w:rPr>
            <w:noProof/>
            <w:webHidden/>
          </w:rPr>
        </w:r>
        <w:r>
          <w:rPr>
            <w:noProof/>
            <w:webHidden/>
          </w:rPr>
          <w:fldChar w:fldCharType="separate"/>
        </w:r>
        <w:r>
          <w:rPr>
            <w:noProof/>
            <w:webHidden/>
          </w:rPr>
          <w:t>6</w:t>
        </w:r>
        <w:r>
          <w:rPr>
            <w:noProof/>
            <w:webHidden/>
          </w:rPr>
          <w:fldChar w:fldCharType="end"/>
        </w:r>
      </w:hyperlink>
    </w:p>
    <w:p w14:paraId="7128AE76" w14:textId="231438F9" w:rsidR="000F09D5" w:rsidRDefault="000F09D5" w:rsidP="000F09D5">
      <w:pPr>
        <w:pStyle w:val="Inhopg3"/>
        <w:rPr>
          <w:rFonts w:asciiTheme="minorHAnsi" w:eastAsiaTheme="minorEastAsia" w:hAnsiTheme="minorHAnsi"/>
          <w:noProof/>
          <w:sz w:val="22"/>
          <w:lang w:eastAsia="nl-NL"/>
        </w:rPr>
      </w:pPr>
      <w:hyperlink w:anchor="_Toc116995902" w:history="1">
        <w:r w:rsidRPr="009878AC">
          <w:rPr>
            <w:rStyle w:val="Hyperlink"/>
            <w:noProof/>
          </w:rPr>
          <w:t>3.2.2</w:t>
        </w:r>
        <w:r>
          <w:rPr>
            <w:rFonts w:asciiTheme="minorHAnsi" w:eastAsiaTheme="minorEastAsia" w:hAnsiTheme="minorHAnsi"/>
            <w:noProof/>
            <w:sz w:val="22"/>
            <w:lang w:eastAsia="nl-NL"/>
          </w:rPr>
          <w:tab/>
        </w:r>
        <w:r w:rsidRPr="009878AC">
          <w:rPr>
            <w:rStyle w:val="Hyperlink"/>
            <w:noProof/>
          </w:rPr>
          <w:t>Pythonondersteuning</w:t>
        </w:r>
        <w:r>
          <w:rPr>
            <w:noProof/>
            <w:webHidden/>
          </w:rPr>
          <w:tab/>
        </w:r>
        <w:r>
          <w:rPr>
            <w:noProof/>
            <w:webHidden/>
          </w:rPr>
          <w:fldChar w:fldCharType="begin"/>
        </w:r>
        <w:r>
          <w:rPr>
            <w:noProof/>
            <w:webHidden/>
          </w:rPr>
          <w:instrText xml:space="preserve"> PAGEREF _Toc116995902 \h </w:instrText>
        </w:r>
        <w:r>
          <w:rPr>
            <w:noProof/>
            <w:webHidden/>
          </w:rPr>
        </w:r>
        <w:r>
          <w:rPr>
            <w:noProof/>
            <w:webHidden/>
          </w:rPr>
          <w:fldChar w:fldCharType="separate"/>
        </w:r>
        <w:r>
          <w:rPr>
            <w:noProof/>
            <w:webHidden/>
          </w:rPr>
          <w:t>7</w:t>
        </w:r>
        <w:r>
          <w:rPr>
            <w:noProof/>
            <w:webHidden/>
          </w:rPr>
          <w:fldChar w:fldCharType="end"/>
        </w:r>
      </w:hyperlink>
    </w:p>
    <w:p w14:paraId="40B9C97F" w14:textId="5DEF8B0A" w:rsidR="000F09D5" w:rsidRDefault="000F09D5">
      <w:pPr>
        <w:pStyle w:val="Inhopg2"/>
        <w:tabs>
          <w:tab w:val="left" w:pos="1418"/>
        </w:tabs>
        <w:rPr>
          <w:rFonts w:asciiTheme="minorHAnsi" w:eastAsiaTheme="minorEastAsia" w:hAnsiTheme="minorHAnsi"/>
          <w:noProof/>
          <w:sz w:val="22"/>
          <w:lang w:eastAsia="nl-NL"/>
        </w:rPr>
      </w:pPr>
      <w:hyperlink w:anchor="_Toc116995903" w:history="1">
        <w:r w:rsidRPr="009878AC">
          <w:rPr>
            <w:rStyle w:val="Hyperlink"/>
            <w:noProof/>
          </w:rPr>
          <w:t>3.3</w:t>
        </w:r>
        <w:r>
          <w:rPr>
            <w:rFonts w:asciiTheme="minorHAnsi" w:eastAsiaTheme="minorEastAsia" w:hAnsiTheme="minorHAnsi"/>
            <w:noProof/>
            <w:sz w:val="22"/>
            <w:lang w:eastAsia="nl-NL"/>
          </w:rPr>
          <w:tab/>
        </w:r>
        <w:r w:rsidRPr="009878AC">
          <w:rPr>
            <w:rStyle w:val="Hyperlink"/>
            <w:noProof/>
          </w:rPr>
          <w:t>Bron-format: versies en opties</w:t>
        </w:r>
        <w:r>
          <w:rPr>
            <w:noProof/>
            <w:webHidden/>
          </w:rPr>
          <w:tab/>
        </w:r>
        <w:r>
          <w:rPr>
            <w:noProof/>
            <w:webHidden/>
          </w:rPr>
          <w:fldChar w:fldCharType="begin"/>
        </w:r>
        <w:r>
          <w:rPr>
            <w:noProof/>
            <w:webHidden/>
          </w:rPr>
          <w:instrText xml:space="preserve"> PAGEREF _Toc116995903 \h </w:instrText>
        </w:r>
        <w:r>
          <w:rPr>
            <w:noProof/>
            <w:webHidden/>
          </w:rPr>
        </w:r>
        <w:r>
          <w:rPr>
            <w:noProof/>
            <w:webHidden/>
          </w:rPr>
          <w:fldChar w:fldCharType="separate"/>
        </w:r>
        <w:r>
          <w:rPr>
            <w:noProof/>
            <w:webHidden/>
          </w:rPr>
          <w:t>7</w:t>
        </w:r>
        <w:r>
          <w:rPr>
            <w:noProof/>
            <w:webHidden/>
          </w:rPr>
          <w:fldChar w:fldCharType="end"/>
        </w:r>
      </w:hyperlink>
    </w:p>
    <w:p w14:paraId="3273E4E1" w14:textId="4E9D6477" w:rsidR="000F09D5" w:rsidRDefault="000F09D5" w:rsidP="000F09D5">
      <w:pPr>
        <w:pStyle w:val="Inhopg3"/>
        <w:rPr>
          <w:rFonts w:asciiTheme="minorHAnsi" w:eastAsiaTheme="minorEastAsia" w:hAnsiTheme="minorHAnsi"/>
          <w:noProof/>
          <w:sz w:val="22"/>
          <w:lang w:eastAsia="nl-NL"/>
        </w:rPr>
      </w:pPr>
      <w:hyperlink w:anchor="_Toc116995904" w:history="1">
        <w:r w:rsidRPr="009878AC">
          <w:rPr>
            <w:rStyle w:val="Hyperlink"/>
            <w:noProof/>
          </w:rPr>
          <w:t>3.3.1</w:t>
        </w:r>
        <w:r>
          <w:rPr>
            <w:rFonts w:asciiTheme="minorHAnsi" w:eastAsiaTheme="minorEastAsia" w:hAnsiTheme="minorHAnsi"/>
            <w:noProof/>
            <w:sz w:val="22"/>
            <w:lang w:eastAsia="nl-NL"/>
          </w:rPr>
          <w:tab/>
        </w:r>
        <w:r w:rsidRPr="009878AC">
          <w:rPr>
            <w:rStyle w:val="Hyperlink"/>
            <w:noProof/>
          </w:rPr>
          <w:t>BronV1</w:t>
        </w:r>
        <w:r>
          <w:rPr>
            <w:noProof/>
            <w:webHidden/>
          </w:rPr>
          <w:tab/>
        </w:r>
        <w:r>
          <w:rPr>
            <w:noProof/>
            <w:webHidden/>
          </w:rPr>
          <w:fldChar w:fldCharType="begin"/>
        </w:r>
        <w:r>
          <w:rPr>
            <w:noProof/>
            <w:webHidden/>
          </w:rPr>
          <w:instrText xml:space="preserve"> PAGEREF _Toc116995904 \h </w:instrText>
        </w:r>
        <w:r>
          <w:rPr>
            <w:noProof/>
            <w:webHidden/>
          </w:rPr>
        </w:r>
        <w:r>
          <w:rPr>
            <w:noProof/>
            <w:webHidden/>
          </w:rPr>
          <w:fldChar w:fldCharType="separate"/>
        </w:r>
        <w:r>
          <w:rPr>
            <w:noProof/>
            <w:webHidden/>
          </w:rPr>
          <w:t>7</w:t>
        </w:r>
        <w:r>
          <w:rPr>
            <w:noProof/>
            <w:webHidden/>
          </w:rPr>
          <w:fldChar w:fldCharType="end"/>
        </w:r>
      </w:hyperlink>
    </w:p>
    <w:p w14:paraId="23205A1E" w14:textId="4DE03F7F" w:rsidR="000F09D5" w:rsidRDefault="000F09D5" w:rsidP="000F09D5">
      <w:pPr>
        <w:pStyle w:val="Inhopg3"/>
        <w:rPr>
          <w:rFonts w:asciiTheme="minorHAnsi" w:eastAsiaTheme="minorEastAsia" w:hAnsiTheme="minorHAnsi"/>
          <w:noProof/>
          <w:sz w:val="22"/>
          <w:lang w:eastAsia="nl-NL"/>
        </w:rPr>
      </w:pPr>
      <w:hyperlink w:anchor="_Toc116995905" w:history="1">
        <w:r w:rsidRPr="009878AC">
          <w:rPr>
            <w:rStyle w:val="Hyperlink"/>
            <w:noProof/>
          </w:rPr>
          <w:t>3.3.2</w:t>
        </w:r>
        <w:r>
          <w:rPr>
            <w:rFonts w:asciiTheme="minorHAnsi" w:eastAsiaTheme="minorEastAsia" w:hAnsiTheme="minorHAnsi"/>
            <w:noProof/>
            <w:sz w:val="22"/>
            <w:lang w:eastAsia="nl-NL"/>
          </w:rPr>
          <w:tab/>
        </w:r>
        <w:r w:rsidRPr="009878AC">
          <w:rPr>
            <w:rStyle w:val="Hyperlink"/>
            <w:noProof/>
          </w:rPr>
          <w:t>BronV2</w:t>
        </w:r>
        <w:r>
          <w:rPr>
            <w:noProof/>
            <w:webHidden/>
          </w:rPr>
          <w:tab/>
        </w:r>
        <w:r>
          <w:rPr>
            <w:noProof/>
            <w:webHidden/>
          </w:rPr>
          <w:fldChar w:fldCharType="begin"/>
        </w:r>
        <w:r>
          <w:rPr>
            <w:noProof/>
            <w:webHidden/>
          </w:rPr>
          <w:instrText xml:space="preserve"> PAGEREF _Toc116995905 \h </w:instrText>
        </w:r>
        <w:r>
          <w:rPr>
            <w:noProof/>
            <w:webHidden/>
          </w:rPr>
        </w:r>
        <w:r>
          <w:rPr>
            <w:noProof/>
            <w:webHidden/>
          </w:rPr>
          <w:fldChar w:fldCharType="separate"/>
        </w:r>
        <w:r>
          <w:rPr>
            <w:noProof/>
            <w:webHidden/>
          </w:rPr>
          <w:t>7</w:t>
        </w:r>
        <w:r>
          <w:rPr>
            <w:noProof/>
            <w:webHidden/>
          </w:rPr>
          <w:fldChar w:fldCharType="end"/>
        </w:r>
      </w:hyperlink>
    </w:p>
    <w:p w14:paraId="2B2DE43A" w14:textId="2D7F01FA" w:rsidR="000F09D5" w:rsidRDefault="000F09D5" w:rsidP="000F09D5">
      <w:pPr>
        <w:pStyle w:val="Inhopg3"/>
        <w:rPr>
          <w:rFonts w:asciiTheme="minorHAnsi" w:eastAsiaTheme="minorEastAsia" w:hAnsiTheme="minorHAnsi"/>
          <w:noProof/>
          <w:sz w:val="22"/>
          <w:lang w:eastAsia="nl-NL"/>
        </w:rPr>
      </w:pPr>
      <w:hyperlink w:anchor="_Toc116995906" w:history="1">
        <w:r w:rsidRPr="009878AC">
          <w:rPr>
            <w:rStyle w:val="Hyperlink"/>
            <w:noProof/>
          </w:rPr>
          <w:t>3.3.3</w:t>
        </w:r>
        <w:r>
          <w:rPr>
            <w:rFonts w:asciiTheme="minorHAnsi" w:eastAsiaTheme="minorEastAsia" w:hAnsiTheme="minorHAnsi"/>
            <w:noProof/>
            <w:sz w:val="22"/>
            <w:lang w:eastAsia="nl-NL"/>
          </w:rPr>
          <w:tab/>
        </w:r>
        <w:r w:rsidRPr="009878AC">
          <w:rPr>
            <w:rStyle w:val="Hyperlink"/>
            <w:noProof/>
          </w:rPr>
          <w:t>Mat Legacy</w:t>
        </w:r>
        <w:r>
          <w:rPr>
            <w:noProof/>
            <w:webHidden/>
          </w:rPr>
          <w:tab/>
        </w:r>
        <w:r>
          <w:rPr>
            <w:noProof/>
            <w:webHidden/>
          </w:rPr>
          <w:fldChar w:fldCharType="begin"/>
        </w:r>
        <w:r>
          <w:rPr>
            <w:noProof/>
            <w:webHidden/>
          </w:rPr>
          <w:instrText xml:space="preserve"> PAGEREF _Toc116995906 \h </w:instrText>
        </w:r>
        <w:r>
          <w:rPr>
            <w:noProof/>
            <w:webHidden/>
          </w:rPr>
        </w:r>
        <w:r>
          <w:rPr>
            <w:noProof/>
            <w:webHidden/>
          </w:rPr>
          <w:fldChar w:fldCharType="separate"/>
        </w:r>
        <w:r>
          <w:rPr>
            <w:noProof/>
            <w:webHidden/>
          </w:rPr>
          <w:t>7</w:t>
        </w:r>
        <w:r>
          <w:rPr>
            <w:noProof/>
            <w:webHidden/>
          </w:rPr>
          <w:fldChar w:fldCharType="end"/>
        </w:r>
      </w:hyperlink>
    </w:p>
    <w:p w14:paraId="1A9948CF" w14:textId="78752494" w:rsidR="000F09D5" w:rsidRDefault="000F09D5" w:rsidP="000F09D5">
      <w:pPr>
        <w:pStyle w:val="Inhopg1"/>
        <w:rPr>
          <w:rFonts w:asciiTheme="minorHAnsi" w:eastAsiaTheme="minorEastAsia" w:hAnsiTheme="minorHAnsi"/>
          <w:noProof/>
          <w:sz w:val="22"/>
          <w:lang w:eastAsia="nl-NL"/>
        </w:rPr>
      </w:pPr>
      <w:hyperlink w:anchor="_Toc116995907" w:history="1">
        <w:r w:rsidRPr="009878AC">
          <w:rPr>
            <w:rStyle w:val="Hyperlink"/>
            <w:noProof/>
          </w:rPr>
          <w:t>4</w:t>
        </w:r>
        <w:r>
          <w:rPr>
            <w:rFonts w:asciiTheme="minorHAnsi" w:eastAsiaTheme="minorEastAsia" w:hAnsiTheme="minorHAnsi"/>
            <w:noProof/>
            <w:sz w:val="22"/>
            <w:lang w:eastAsia="nl-NL"/>
          </w:rPr>
          <w:tab/>
        </w:r>
        <w:r w:rsidRPr="009878AC">
          <w:rPr>
            <w:rStyle w:val="Hyperlink"/>
            <w:noProof/>
          </w:rPr>
          <w:t>Read-Write performance Benchmarks</w:t>
        </w:r>
        <w:r>
          <w:rPr>
            <w:noProof/>
            <w:webHidden/>
          </w:rPr>
          <w:tab/>
        </w:r>
        <w:r>
          <w:rPr>
            <w:noProof/>
            <w:webHidden/>
          </w:rPr>
          <w:fldChar w:fldCharType="begin"/>
        </w:r>
        <w:r>
          <w:rPr>
            <w:noProof/>
            <w:webHidden/>
          </w:rPr>
          <w:instrText xml:space="preserve"> PAGEREF _Toc116995907 \h </w:instrText>
        </w:r>
        <w:r>
          <w:rPr>
            <w:noProof/>
            <w:webHidden/>
          </w:rPr>
        </w:r>
        <w:r>
          <w:rPr>
            <w:noProof/>
            <w:webHidden/>
          </w:rPr>
          <w:fldChar w:fldCharType="separate"/>
        </w:r>
        <w:r>
          <w:rPr>
            <w:noProof/>
            <w:webHidden/>
          </w:rPr>
          <w:t>7</w:t>
        </w:r>
        <w:r>
          <w:rPr>
            <w:noProof/>
            <w:webHidden/>
          </w:rPr>
          <w:fldChar w:fldCharType="end"/>
        </w:r>
      </w:hyperlink>
    </w:p>
    <w:p w14:paraId="058AE879" w14:textId="2E5BC2B0" w:rsidR="000F09D5" w:rsidRDefault="000F09D5" w:rsidP="000F09D5">
      <w:pPr>
        <w:pStyle w:val="Inhopg1"/>
        <w:rPr>
          <w:rFonts w:asciiTheme="minorHAnsi" w:eastAsiaTheme="minorEastAsia" w:hAnsiTheme="minorHAnsi"/>
          <w:noProof/>
          <w:sz w:val="22"/>
          <w:lang w:eastAsia="nl-NL"/>
        </w:rPr>
      </w:pPr>
      <w:hyperlink w:anchor="_Toc116995908" w:history="1">
        <w:r w:rsidRPr="009878AC">
          <w:rPr>
            <w:rStyle w:val="Hyperlink"/>
            <w:noProof/>
          </w:rPr>
          <w:t>5</w:t>
        </w:r>
        <w:r>
          <w:rPr>
            <w:rFonts w:asciiTheme="minorHAnsi" w:eastAsiaTheme="minorEastAsia" w:hAnsiTheme="minorHAnsi"/>
            <w:noProof/>
            <w:sz w:val="22"/>
            <w:lang w:eastAsia="nl-NL"/>
          </w:rPr>
          <w:tab/>
        </w:r>
        <w:r w:rsidRPr="009878AC">
          <w:rPr>
            <w:rStyle w:val="Hyperlink"/>
            <w:noProof/>
          </w:rPr>
          <w:t>Gebruik van HDF5-viewers</w:t>
        </w:r>
        <w:r>
          <w:rPr>
            <w:noProof/>
            <w:webHidden/>
          </w:rPr>
          <w:tab/>
        </w:r>
        <w:r>
          <w:rPr>
            <w:noProof/>
            <w:webHidden/>
          </w:rPr>
          <w:fldChar w:fldCharType="begin"/>
        </w:r>
        <w:r>
          <w:rPr>
            <w:noProof/>
            <w:webHidden/>
          </w:rPr>
          <w:instrText xml:space="preserve"> PAGEREF _Toc116995908 \h </w:instrText>
        </w:r>
        <w:r>
          <w:rPr>
            <w:noProof/>
            <w:webHidden/>
          </w:rPr>
        </w:r>
        <w:r>
          <w:rPr>
            <w:noProof/>
            <w:webHidden/>
          </w:rPr>
          <w:fldChar w:fldCharType="separate"/>
        </w:r>
        <w:r>
          <w:rPr>
            <w:noProof/>
            <w:webHidden/>
          </w:rPr>
          <w:t>9</w:t>
        </w:r>
        <w:r>
          <w:rPr>
            <w:noProof/>
            <w:webHidden/>
          </w:rPr>
          <w:fldChar w:fldCharType="end"/>
        </w:r>
      </w:hyperlink>
    </w:p>
    <w:p w14:paraId="3D051112" w14:textId="0A85CBED" w:rsidR="000F09D5" w:rsidRDefault="000F09D5">
      <w:pPr>
        <w:pStyle w:val="Inhopg2"/>
        <w:tabs>
          <w:tab w:val="left" w:pos="1418"/>
        </w:tabs>
        <w:rPr>
          <w:rFonts w:asciiTheme="minorHAnsi" w:eastAsiaTheme="minorEastAsia" w:hAnsiTheme="minorHAnsi"/>
          <w:noProof/>
          <w:sz w:val="22"/>
          <w:lang w:eastAsia="nl-NL"/>
        </w:rPr>
      </w:pPr>
      <w:hyperlink w:anchor="_Toc116995909" w:history="1">
        <w:r w:rsidRPr="009878AC">
          <w:rPr>
            <w:rStyle w:val="Hyperlink"/>
            <w:noProof/>
          </w:rPr>
          <w:t>5.1</w:t>
        </w:r>
        <w:r>
          <w:rPr>
            <w:rFonts w:asciiTheme="minorHAnsi" w:eastAsiaTheme="minorEastAsia" w:hAnsiTheme="minorHAnsi"/>
            <w:noProof/>
            <w:sz w:val="22"/>
            <w:lang w:eastAsia="nl-NL"/>
          </w:rPr>
          <w:tab/>
        </w:r>
        <w:r w:rsidRPr="009878AC">
          <w:rPr>
            <w:rStyle w:val="Hyperlink"/>
            <w:noProof/>
          </w:rPr>
          <w:t>Inleiding</w:t>
        </w:r>
        <w:r>
          <w:rPr>
            <w:noProof/>
            <w:webHidden/>
          </w:rPr>
          <w:tab/>
        </w:r>
        <w:r>
          <w:rPr>
            <w:noProof/>
            <w:webHidden/>
          </w:rPr>
          <w:fldChar w:fldCharType="begin"/>
        </w:r>
        <w:r>
          <w:rPr>
            <w:noProof/>
            <w:webHidden/>
          </w:rPr>
          <w:instrText xml:space="preserve"> PAGEREF _Toc116995909 \h </w:instrText>
        </w:r>
        <w:r>
          <w:rPr>
            <w:noProof/>
            <w:webHidden/>
          </w:rPr>
        </w:r>
        <w:r>
          <w:rPr>
            <w:noProof/>
            <w:webHidden/>
          </w:rPr>
          <w:fldChar w:fldCharType="separate"/>
        </w:r>
        <w:r>
          <w:rPr>
            <w:noProof/>
            <w:webHidden/>
          </w:rPr>
          <w:t>9</w:t>
        </w:r>
        <w:r>
          <w:rPr>
            <w:noProof/>
            <w:webHidden/>
          </w:rPr>
          <w:fldChar w:fldCharType="end"/>
        </w:r>
      </w:hyperlink>
    </w:p>
    <w:p w14:paraId="066CB257" w14:textId="48220F3B" w:rsidR="000F09D5" w:rsidRDefault="000F09D5">
      <w:pPr>
        <w:pStyle w:val="Inhopg2"/>
        <w:tabs>
          <w:tab w:val="left" w:pos="1418"/>
        </w:tabs>
        <w:rPr>
          <w:rFonts w:asciiTheme="minorHAnsi" w:eastAsiaTheme="minorEastAsia" w:hAnsiTheme="minorHAnsi"/>
          <w:noProof/>
          <w:sz w:val="22"/>
          <w:lang w:eastAsia="nl-NL"/>
        </w:rPr>
      </w:pPr>
      <w:hyperlink w:anchor="_Toc116995910" w:history="1">
        <w:r w:rsidRPr="009878AC">
          <w:rPr>
            <w:rStyle w:val="Hyperlink"/>
            <w:noProof/>
            <w:lang w:val="en-US"/>
          </w:rPr>
          <w:t>5.2</w:t>
        </w:r>
        <w:r>
          <w:rPr>
            <w:rFonts w:asciiTheme="minorHAnsi" w:eastAsiaTheme="minorEastAsia" w:hAnsiTheme="minorHAnsi"/>
            <w:noProof/>
            <w:sz w:val="22"/>
            <w:lang w:eastAsia="nl-NL"/>
          </w:rPr>
          <w:tab/>
        </w:r>
        <w:r w:rsidRPr="009878AC">
          <w:rPr>
            <w:rStyle w:val="Hyperlink"/>
            <w:noProof/>
            <w:lang w:val="en-US"/>
          </w:rPr>
          <w:t>ViTables</w:t>
        </w:r>
        <w:r>
          <w:rPr>
            <w:noProof/>
            <w:webHidden/>
          </w:rPr>
          <w:tab/>
        </w:r>
        <w:r>
          <w:rPr>
            <w:noProof/>
            <w:webHidden/>
          </w:rPr>
          <w:fldChar w:fldCharType="begin"/>
        </w:r>
        <w:r>
          <w:rPr>
            <w:noProof/>
            <w:webHidden/>
          </w:rPr>
          <w:instrText xml:space="preserve"> PAGEREF _Toc116995910 \h </w:instrText>
        </w:r>
        <w:r>
          <w:rPr>
            <w:noProof/>
            <w:webHidden/>
          </w:rPr>
        </w:r>
        <w:r>
          <w:rPr>
            <w:noProof/>
            <w:webHidden/>
          </w:rPr>
          <w:fldChar w:fldCharType="separate"/>
        </w:r>
        <w:r>
          <w:rPr>
            <w:noProof/>
            <w:webHidden/>
          </w:rPr>
          <w:t>9</w:t>
        </w:r>
        <w:r>
          <w:rPr>
            <w:noProof/>
            <w:webHidden/>
          </w:rPr>
          <w:fldChar w:fldCharType="end"/>
        </w:r>
      </w:hyperlink>
    </w:p>
    <w:p w14:paraId="13025C12" w14:textId="6F7AE87C" w:rsidR="000F09D5" w:rsidRDefault="000F09D5">
      <w:pPr>
        <w:pStyle w:val="Inhopg2"/>
        <w:tabs>
          <w:tab w:val="left" w:pos="1418"/>
        </w:tabs>
        <w:rPr>
          <w:rFonts w:asciiTheme="minorHAnsi" w:eastAsiaTheme="minorEastAsia" w:hAnsiTheme="minorHAnsi"/>
          <w:noProof/>
          <w:sz w:val="22"/>
          <w:lang w:eastAsia="nl-NL"/>
        </w:rPr>
      </w:pPr>
      <w:hyperlink w:anchor="_Toc116995911" w:history="1">
        <w:r w:rsidRPr="009878AC">
          <w:rPr>
            <w:rStyle w:val="Hyperlink"/>
            <w:noProof/>
          </w:rPr>
          <w:t>5.3</w:t>
        </w:r>
        <w:r>
          <w:rPr>
            <w:rFonts w:asciiTheme="minorHAnsi" w:eastAsiaTheme="minorEastAsia" w:hAnsiTheme="minorHAnsi"/>
            <w:noProof/>
            <w:sz w:val="22"/>
            <w:lang w:eastAsia="nl-NL"/>
          </w:rPr>
          <w:tab/>
        </w:r>
        <w:r w:rsidRPr="009878AC">
          <w:rPr>
            <w:rStyle w:val="Hyperlink"/>
            <w:noProof/>
          </w:rPr>
          <w:t>HDFView</w:t>
        </w:r>
        <w:r>
          <w:rPr>
            <w:noProof/>
            <w:webHidden/>
          </w:rPr>
          <w:tab/>
        </w:r>
        <w:r>
          <w:rPr>
            <w:noProof/>
            <w:webHidden/>
          </w:rPr>
          <w:fldChar w:fldCharType="begin"/>
        </w:r>
        <w:r>
          <w:rPr>
            <w:noProof/>
            <w:webHidden/>
          </w:rPr>
          <w:instrText xml:space="preserve"> PAGEREF _Toc116995911 \h </w:instrText>
        </w:r>
        <w:r>
          <w:rPr>
            <w:noProof/>
            <w:webHidden/>
          </w:rPr>
        </w:r>
        <w:r>
          <w:rPr>
            <w:noProof/>
            <w:webHidden/>
          </w:rPr>
          <w:fldChar w:fldCharType="separate"/>
        </w:r>
        <w:r>
          <w:rPr>
            <w:noProof/>
            <w:webHidden/>
          </w:rPr>
          <w:t>9</w:t>
        </w:r>
        <w:r>
          <w:rPr>
            <w:noProof/>
            <w:webHidden/>
          </w:rPr>
          <w:fldChar w:fldCharType="end"/>
        </w:r>
      </w:hyperlink>
    </w:p>
    <w:p w14:paraId="5C92D54F" w14:textId="28285D32" w:rsidR="000F09D5" w:rsidRDefault="000F09D5">
      <w:pPr>
        <w:pStyle w:val="Inhopg2"/>
        <w:tabs>
          <w:tab w:val="left" w:pos="1418"/>
        </w:tabs>
        <w:rPr>
          <w:rFonts w:asciiTheme="minorHAnsi" w:eastAsiaTheme="minorEastAsia" w:hAnsiTheme="minorHAnsi"/>
          <w:noProof/>
          <w:sz w:val="22"/>
          <w:lang w:eastAsia="nl-NL"/>
        </w:rPr>
      </w:pPr>
      <w:hyperlink w:anchor="_Toc116995912" w:history="1">
        <w:r w:rsidRPr="009878AC">
          <w:rPr>
            <w:rStyle w:val="Hyperlink"/>
            <w:noProof/>
          </w:rPr>
          <w:t>5.4</w:t>
        </w:r>
        <w:r>
          <w:rPr>
            <w:rFonts w:asciiTheme="minorHAnsi" w:eastAsiaTheme="minorEastAsia" w:hAnsiTheme="minorHAnsi"/>
            <w:noProof/>
            <w:sz w:val="22"/>
            <w:lang w:eastAsia="nl-NL"/>
          </w:rPr>
          <w:tab/>
        </w:r>
        <w:r w:rsidRPr="009878AC">
          <w:rPr>
            <w:rStyle w:val="Hyperlink"/>
            <w:noProof/>
          </w:rPr>
          <w:t>Online Viewers</w:t>
        </w:r>
        <w:r>
          <w:rPr>
            <w:noProof/>
            <w:webHidden/>
          </w:rPr>
          <w:tab/>
        </w:r>
        <w:r>
          <w:rPr>
            <w:noProof/>
            <w:webHidden/>
          </w:rPr>
          <w:fldChar w:fldCharType="begin"/>
        </w:r>
        <w:r>
          <w:rPr>
            <w:noProof/>
            <w:webHidden/>
          </w:rPr>
          <w:instrText xml:space="preserve"> PAGEREF _Toc116995912 \h </w:instrText>
        </w:r>
        <w:r>
          <w:rPr>
            <w:noProof/>
            <w:webHidden/>
          </w:rPr>
        </w:r>
        <w:r>
          <w:rPr>
            <w:noProof/>
            <w:webHidden/>
          </w:rPr>
          <w:fldChar w:fldCharType="separate"/>
        </w:r>
        <w:r>
          <w:rPr>
            <w:noProof/>
            <w:webHidden/>
          </w:rPr>
          <w:t>10</w:t>
        </w:r>
        <w:r>
          <w:rPr>
            <w:noProof/>
            <w:webHidden/>
          </w:rPr>
          <w:fldChar w:fldCharType="end"/>
        </w:r>
      </w:hyperlink>
    </w:p>
    <w:p w14:paraId="080E2F70" w14:textId="737C2468" w:rsidR="000F09D5" w:rsidRDefault="000F09D5" w:rsidP="000F09D5">
      <w:pPr>
        <w:pStyle w:val="Inhopg1"/>
        <w:rPr>
          <w:rFonts w:asciiTheme="minorHAnsi" w:eastAsiaTheme="minorEastAsia" w:hAnsiTheme="minorHAnsi"/>
          <w:noProof/>
          <w:sz w:val="22"/>
          <w:lang w:eastAsia="nl-NL"/>
        </w:rPr>
      </w:pPr>
      <w:hyperlink w:anchor="_Toc116995915" w:history="1">
        <w:r w:rsidRPr="009878AC">
          <w:rPr>
            <w:rStyle w:val="Hyperlink"/>
            <w:noProof/>
          </w:rPr>
          <w:t>6</w:t>
        </w:r>
        <w:r>
          <w:rPr>
            <w:rFonts w:asciiTheme="minorHAnsi" w:eastAsiaTheme="minorEastAsia" w:hAnsiTheme="minorHAnsi"/>
            <w:noProof/>
            <w:sz w:val="22"/>
            <w:lang w:eastAsia="nl-NL"/>
          </w:rPr>
          <w:tab/>
        </w:r>
        <w:r w:rsidRPr="009878AC">
          <w:rPr>
            <w:rStyle w:val="Hyperlink"/>
            <w:noProof/>
          </w:rPr>
          <w:t>Samenvatting en conclusies</w:t>
        </w:r>
        <w:r>
          <w:rPr>
            <w:noProof/>
            <w:webHidden/>
          </w:rPr>
          <w:tab/>
        </w:r>
        <w:r>
          <w:rPr>
            <w:noProof/>
            <w:webHidden/>
          </w:rPr>
          <w:fldChar w:fldCharType="begin"/>
        </w:r>
        <w:r>
          <w:rPr>
            <w:noProof/>
            <w:webHidden/>
          </w:rPr>
          <w:instrText xml:space="preserve"> PAGEREF _Toc116995915 \h </w:instrText>
        </w:r>
        <w:r>
          <w:rPr>
            <w:noProof/>
            <w:webHidden/>
          </w:rPr>
        </w:r>
        <w:r>
          <w:rPr>
            <w:noProof/>
            <w:webHidden/>
          </w:rPr>
          <w:fldChar w:fldCharType="separate"/>
        </w:r>
        <w:r>
          <w:rPr>
            <w:noProof/>
            <w:webHidden/>
          </w:rPr>
          <w:t>12</w:t>
        </w:r>
        <w:r>
          <w:rPr>
            <w:noProof/>
            <w:webHidden/>
          </w:rPr>
          <w:fldChar w:fldCharType="end"/>
        </w:r>
      </w:hyperlink>
    </w:p>
    <w:p w14:paraId="233E9935" w14:textId="14E0C15E" w:rsidR="000F09D5" w:rsidRDefault="000F09D5">
      <w:pPr>
        <w:pStyle w:val="Inhopg2"/>
        <w:tabs>
          <w:tab w:val="left" w:pos="1418"/>
        </w:tabs>
        <w:rPr>
          <w:rFonts w:asciiTheme="minorHAnsi" w:eastAsiaTheme="minorEastAsia" w:hAnsiTheme="minorHAnsi"/>
          <w:noProof/>
          <w:sz w:val="22"/>
          <w:lang w:eastAsia="nl-NL"/>
        </w:rPr>
      </w:pPr>
      <w:hyperlink w:anchor="_Toc116995916" w:history="1">
        <w:r w:rsidRPr="009878AC">
          <w:rPr>
            <w:rStyle w:val="Hyperlink"/>
            <w:noProof/>
          </w:rPr>
          <w:t>6.1</w:t>
        </w:r>
        <w:r>
          <w:rPr>
            <w:rFonts w:asciiTheme="minorHAnsi" w:eastAsiaTheme="minorEastAsia" w:hAnsiTheme="minorHAnsi"/>
            <w:noProof/>
            <w:sz w:val="22"/>
            <w:lang w:eastAsia="nl-NL"/>
          </w:rPr>
          <w:tab/>
        </w:r>
        <w:r w:rsidRPr="009878AC">
          <w:rPr>
            <w:rStyle w:val="Hyperlink"/>
            <w:noProof/>
          </w:rPr>
          <w:t>Bron-format versies en opties</w:t>
        </w:r>
        <w:r>
          <w:rPr>
            <w:noProof/>
            <w:webHidden/>
          </w:rPr>
          <w:tab/>
        </w:r>
        <w:r>
          <w:rPr>
            <w:noProof/>
            <w:webHidden/>
          </w:rPr>
          <w:fldChar w:fldCharType="begin"/>
        </w:r>
        <w:r>
          <w:rPr>
            <w:noProof/>
            <w:webHidden/>
          </w:rPr>
          <w:instrText xml:space="preserve"> PAGEREF _Toc116995916 \h </w:instrText>
        </w:r>
        <w:r>
          <w:rPr>
            <w:noProof/>
            <w:webHidden/>
          </w:rPr>
        </w:r>
        <w:r>
          <w:rPr>
            <w:noProof/>
            <w:webHidden/>
          </w:rPr>
          <w:fldChar w:fldCharType="separate"/>
        </w:r>
        <w:r>
          <w:rPr>
            <w:noProof/>
            <w:webHidden/>
          </w:rPr>
          <w:t>12</w:t>
        </w:r>
        <w:r>
          <w:rPr>
            <w:noProof/>
            <w:webHidden/>
          </w:rPr>
          <w:fldChar w:fldCharType="end"/>
        </w:r>
      </w:hyperlink>
    </w:p>
    <w:p w14:paraId="33883E9A" w14:textId="2C5440DB" w:rsidR="000F09D5" w:rsidRDefault="000F09D5">
      <w:pPr>
        <w:pStyle w:val="Inhopg2"/>
        <w:tabs>
          <w:tab w:val="left" w:pos="1418"/>
        </w:tabs>
        <w:rPr>
          <w:rFonts w:asciiTheme="minorHAnsi" w:eastAsiaTheme="minorEastAsia" w:hAnsiTheme="minorHAnsi"/>
          <w:noProof/>
          <w:sz w:val="22"/>
          <w:lang w:eastAsia="nl-NL"/>
        </w:rPr>
      </w:pPr>
      <w:hyperlink w:anchor="_Toc116995917" w:history="1">
        <w:r w:rsidRPr="009878AC">
          <w:rPr>
            <w:rStyle w:val="Hyperlink"/>
            <w:noProof/>
          </w:rPr>
          <w:t>6.2</w:t>
        </w:r>
        <w:r>
          <w:rPr>
            <w:rFonts w:asciiTheme="minorHAnsi" w:eastAsiaTheme="minorEastAsia" w:hAnsiTheme="minorHAnsi"/>
            <w:noProof/>
            <w:sz w:val="22"/>
            <w:lang w:eastAsia="nl-NL"/>
          </w:rPr>
          <w:tab/>
        </w:r>
        <w:r w:rsidRPr="009878AC">
          <w:rPr>
            <w:rStyle w:val="Hyperlink"/>
            <w:noProof/>
          </w:rPr>
          <w:t>HDF5-Viewers</w:t>
        </w:r>
        <w:r>
          <w:rPr>
            <w:noProof/>
            <w:webHidden/>
          </w:rPr>
          <w:tab/>
        </w:r>
        <w:r>
          <w:rPr>
            <w:noProof/>
            <w:webHidden/>
          </w:rPr>
          <w:fldChar w:fldCharType="begin"/>
        </w:r>
        <w:r>
          <w:rPr>
            <w:noProof/>
            <w:webHidden/>
          </w:rPr>
          <w:instrText xml:space="preserve"> PAGEREF _Toc116995917 \h </w:instrText>
        </w:r>
        <w:r>
          <w:rPr>
            <w:noProof/>
            <w:webHidden/>
          </w:rPr>
        </w:r>
        <w:r>
          <w:rPr>
            <w:noProof/>
            <w:webHidden/>
          </w:rPr>
          <w:fldChar w:fldCharType="separate"/>
        </w:r>
        <w:r>
          <w:rPr>
            <w:noProof/>
            <w:webHidden/>
          </w:rPr>
          <w:t>12</w:t>
        </w:r>
        <w:r>
          <w:rPr>
            <w:noProof/>
            <w:webHidden/>
          </w:rPr>
          <w:fldChar w:fldCharType="end"/>
        </w:r>
      </w:hyperlink>
    </w:p>
    <w:p w14:paraId="0CD66434" w14:textId="312C1241" w:rsidR="000F09D5" w:rsidRDefault="000F09D5">
      <w:pPr>
        <w:pStyle w:val="Inhopg4"/>
        <w:rPr>
          <w:rFonts w:asciiTheme="minorHAnsi" w:eastAsiaTheme="minorEastAsia" w:hAnsiTheme="minorHAnsi"/>
          <w:noProof/>
          <w:sz w:val="22"/>
          <w:lang w:eastAsia="nl-NL"/>
        </w:rPr>
      </w:pPr>
      <w:hyperlink w:anchor="_Toc116995918" w:history="1">
        <w:r w:rsidRPr="009878AC">
          <w:rPr>
            <w:rStyle w:val="Hyperlink"/>
            <w:noProof/>
          </w:rPr>
          <w:t>Bijlage 1</w:t>
        </w:r>
        <w:r>
          <w:rPr>
            <w:noProof/>
            <w:webHidden/>
          </w:rPr>
          <w:tab/>
        </w:r>
        <w:r>
          <w:rPr>
            <w:noProof/>
            <w:webHidden/>
          </w:rPr>
          <w:fldChar w:fldCharType="begin"/>
        </w:r>
        <w:r>
          <w:rPr>
            <w:noProof/>
            <w:webHidden/>
          </w:rPr>
          <w:instrText xml:space="preserve"> PAGEREF _Toc116995918 \h </w:instrText>
        </w:r>
        <w:r>
          <w:rPr>
            <w:noProof/>
            <w:webHidden/>
          </w:rPr>
        </w:r>
        <w:r>
          <w:rPr>
            <w:noProof/>
            <w:webHidden/>
          </w:rPr>
          <w:fldChar w:fldCharType="separate"/>
        </w:r>
        <w:r>
          <w:rPr>
            <w:noProof/>
            <w:webHidden/>
          </w:rPr>
          <w:t>13</w:t>
        </w:r>
        <w:r>
          <w:rPr>
            <w:noProof/>
            <w:webHidden/>
          </w:rPr>
          <w:fldChar w:fldCharType="end"/>
        </w:r>
      </w:hyperlink>
    </w:p>
    <w:p w14:paraId="17CED298" w14:textId="4743A18D" w:rsidR="000F09D5" w:rsidRDefault="000F09D5" w:rsidP="000F09D5">
      <w:pPr>
        <w:pStyle w:val="Inhopg1"/>
        <w:rPr>
          <w:rFonts w:asciiTheme="minorHAnsi" w:eastAsiaTheme="minorEastAsia" w:hAnsiTheme="minorHAnsi"/>
          <w:noProof/>
          <w:sz w:val="22"/>
          <w:lang w:eastAsia="nl-NL"/>
        </w:rPr>
      </w:pPr>
      <w:hyperlink w:anchor="_Toc116995919" w:history="1">
        <w:r w:rsidRPr="009878AC">
          <w:rPr>
            <w:rStyle w:val="Hyperlink"/>
            <w:noProof/>
          </w:rPr>
          <w:t>7</w:t>
        </w:r>
        <w:r>
          <w:rPr>
            <w:rFonts w:asciiTheme="minorHAnsi" w:eastAsiaTheme="minorEastAsia" w:hAnsiTheme="minorHAnsi"/>
            <w:noProof/>
            <w:sz w:val="22"/>
            <w:lang w:eastAsia="nl-NL"/>
          </w:rPr>
          <w:tab/>
        </w:r>
        <w:r w:rsidRPr="009878AC">
          <w:rPr>
            <w:rStyle w:val="Hyperlink"/>
            <w:noProof/>
          </w:rPr>
          <w:t>Literatuur</w:t>
        </w:r>
        <w:r>
          <w:rPr>
            <w:noProof/>
            <w:webHidden/>
          </w:rPr>
          <w:tab/>
        </w:r>
        <w:r>
          <w:rPr>
            <w:noProof/>
            <w:webHidden/>
          </w:rPr>
          <w:fldChar w:fldCharType="begin"/>
        </w:r>
        <w:r>
          <w:rPr>
            <w:noProof/>
            <w:webHidden/>
          </w:rPr>
          <w:instrText xml:space="preserve"> PAGEREF _Toc116995919 \h </w:instrText>
        </w:r>
        <w:r>
          <w:rPr>
            <w:noProof/>
            <w:webHidden/>
          </w:rPr>
        </w:r>
        <w:r>
          <w:rPr>
            <w:noProof/>
            <w:webHidden/>
          </w:rPr>
          <w:fldChar w:fldCharType="separate"/>
        </w:r>
        <w:r>
          <w:rPr>
            <w:noProof/>
            <w:webHidden/>
          </w:rPr>
          <w:t>14</w:t>
        </w:r>
        <w:r>
          <w:rPr>
            <w:noProof/>
            <w:webHidden/>
          </w:rPr>
          <w:fldChar w:fldCharType="end"/>
        </w:r>
      </w:hyperlink>
    </w:p>
    <w:p w14:paraId="1EBF955B" w14:textId="7471D16E" w:rsidR="007F67DD" w:rsidRDefault="00AB3561" w:rsidP="00520642">
      <w:pPr>
        <w:tabs>
          <w:tab w:val="right" w:pos="8324"/>
        </w:tabs>
      </w:pPr>
      <w:r>
        <w:fldChar w:fldCharType="end"/>
      </w:r>
    </w:p>
    <w:p w14:paraId="1EBF955C" w14:textId="77777777" w:rsidR="006D4CDD" w:rsidRDefault="001E2BFD" w:rsidP="006D4CDD">
      <w:pPr>
        <w:spacing w:line="280" w:lineRule="atLeast"/>
        <w:sectPr w:rsidR="006D4CDD" w:rsidSect="00E63522">
          <w:headerReference w:type="first" r:id="rId18"/>
          <w:footerReference w:type="first" r:id="rId19"/>
          <w:pgSz w:w="11906" w:h="16838" w:code="9"/>
          <w:pgMar w:top="907" w:right="1304" w:bottom="1134" w:left="2268" w:header="0" w:footer="0" w:gutter="0"/>
          <w:cols w:space="708"/>
          <w:titlePg/>
          <w:docGrid w:linePitch="360"/>
        </w:sectPr>
      </w:pPr>
    </w:p>
    <w:p w14:paraId="0B16AFB6" w14:textId="4EA681A7" w:rsidR="00456C55" w:rsidRDefault="00456C55" w:rsidP="00475C82">
      <w:pPr>
        <w:pStyle w:val="Kop1"/>
      </w:pPr>
      <w:bookmarkStart w:id="2" w:name="_Toc116995889"/>
      <w:r>
        <w:lastRenderedPageBreak/>
        <w:t>Introductie</w:t>
      </w:r>
      <w:bookmarkEnd w:id="2"/>
    </w:p>
    <w:p w14:paraId="501380C9" w14:textId="21F5103B" w:rsidR="001940CD" w:rsidRDefault="001940CD" w:rsidP="00456C55"/>
    <w:p w14:paraId="32C19686" w14:textId="77777777" w:rsidR="00623828" w:rsidRPr="00623828" w:rsidRDefault="00623828" w:rsidP="00475C82">
      <w:pPr>
        <w:pStyle w:val="Kop2"/>
      </w:pPr>
      <w:bookmarkStart w:id="3" w:name="_Toc116995890"/>
      <w:r w:rsidRPr="00623828">
        <w:t>Achtergrond</w:t>
      </w:r>
      <w:bookmarkEnd w:id="3"/>
    </w:p>
    <w:p w14:paraId="3B618D1E" w14:textId="6275C1EE" w:rsidR="00623828" w:rsidRDefault="00623828" w:rsidP="00623828">
      <w:r>
        <w:t xml:space="preserve">Dit document bevat </w:t>
      </w:r>
      <w:ins w:id="4" w:author="Bergen van, Giel" w:date="2022-10-10T10:07:00Z">
        <w:r w:rsidR="00FF0FF2">
          <w:t xml:space="preserve">observaties over </w:t>
        </w:r>
      </w:ins>
      <w:ins w:id="5" w:author="Bergen van, Giel" w:date="2022-10-10T10:08:00Z">
        <w:r w:rsidR="00FF0FF2">
          <w:t xml:space="preserve">het </w:t>
        </w:r>
      </w:ins>
      <w:ins w:id="6" w:author="Bergen van, Giel" w:date="2022-10-18T14:31:00Z">
        <w:r w:rsidR="000F09D5">
          <w:t xml:space="preserve">opslaan </w:t>
        </w:r>
      </w:ins>
      <w:ins w:id="7" w:author="Bergen van, Giel" w:date="2022-10-10T10:07:00Z">
        <w:r w:rsidR="00FF0FF2">
          <w:t xml:space="preserve">van </w:t>
        </w:r>
      </w:ins>
      <w:proofErr w:type="spellStart"/>
      <w:ins w:id="8" w:author="Bergen van, Giel" w:date="2022-10-10T10:08:00Z">
        <w:r w:rsidR="00FF0FF2">
          <w:t>bron-gegeven</w:t>
        </w:r>
      </w:ins>
      <w:ins w:id="9" w:author="Bergen van, Giel" w:date="2022-10-18T14:32:00Z">
        <w:r w:rsidR="008F5B21">
          <w:t>s</w:t>
        </w:r>
      </w:ins>
      <w:proofErr w:type="spellEnd"/>
      <w:ins w:id="10" w:author="Bergen van, Giel" w:date="2022-10-18T11:36:00Z">
        <w:r w:rsidR="00584BAE">
          <w:t>.</w:t>
        </w:r>
      </w:ins>
    </w:p>
    <w:p w14:paraId="14A4FC74" w14:textId="72030D24" w:rsidR="003479D2" w:rsidRDefault="003479D2" w:rsidP="00623828">
      <w:pPr>
        <w:rPr>
          <w:ins w:id="11" w:author="Bergen van, Giel" w:date="2022-10-04T11:53:00Z"/>
        </w:rPr>
      </w:pPr>
    </w:p>
    <w:p w14:paraId="506283E9" w14:textId="7B2D51B8" w:rsidR="00623828" w:rsidRDefault="00D82105" w:rsidP="00623828">
      <w:pPr>
        <w:rPr>
          <w:highlight w:val="yellow"/>
        </w:rPr>
      </w:pPr>
      <w:ins w:id="12" w:author="Bergen van, Giel" w:date="2022-10-04T11:53:00Z">
        <w:r>
          <w:t xml:space="preserve">Op 1 januari 2018 is de Wet Basisregistratie Ondergrond in werking getreden. </w:t>
        </w:r>
        <w:r w:rsidRPr="0067514F">
          <w:t xml:space="preserve">Met de Basisregistratie Ondergrond, hierna BRO, is er een landelijk informatiesysteem voor bodem- en ondergrondgegevens. De BRO maakt het mogelijk om digitale ruimtelijke </w:t>
        </w:r>
        <w:proofErr w:type="spellStart"/>
        <w:r w:rsidRPr="0067514F">
          <w:t>geoinformatiemodellen</w:t>
        </w:r>
        <w:proofErr w:type="spellEnd"/>
        <w:r w:rsidRPr="0067514F">
          <w:t xml:space="preserve"> in te zetten bij beleidsafwegingen. Het maakt (her)gebruik van gegevens mogelijk en zorgt ervoor dat gegevens volgens uniforme standaarden worden vastgelegd. De gegevens worden aangeleverd door verschillende bronhouders.</w:t>
        </w:r>
      </w:ins>
    </w:p>
    <w:p w14:paraId="42FC6A13" w14:textId="3FB7C355" w:rsidR="00623828" w:rsidRPr="009C5463" w:rsidDel="005A6B6B" w:rsidRDefault="00623828" w:rsidP="00623828">
      <w:pPr>
        <w:rPr>
          <w:del w:id="13" w:author="Bergen van, Giel" w:date="2022-10-13T10:07:00Z"/>
        </w:rPr>
      </w:pPr>
      <w:del w:id="14" w:author="Bergen van, Giel" w:date="2022-10-13T10:07:00Z">
        <w:r w:rsidRPr="009C5463" w:rsidDel="005A6B6B">
          <w:rPr>
            <w:highlight w:val="yellow"/>
          </w:rPr>
          <w:delText>&lt;nader uit te werken&gt;</w:delText>
        </w:r>
      </w:del>
    </w:p>
    <w:p w14:paraId="36A21525" w14:textId="77777777" w:rsidR="00623828" w:rsidRPr="00623828" w:rsidRDefault="00623828" w:rsidP="001F2127"/>
    <w:p w14:paraId="77B81D9A" w14:textId="1637D7CD" w:rsidR="008A298B" w:rsidRDefault="008A298B" w:rsidP="00475C82">
      <w:pPr>
        <w:pStyle w:val="Kop2"/>
      </w:pPr>
      <w:bookmarkStart w:id="15" w:name="_Toc116995891"/>
      <w:r>
        <w:t>Doelstelling</w:t>
      </w:r>
      <w:bookmarkEnd w:id="15"/>
    </w:p>
    <w:p w14:paraId="7F7D191E" w14:textId="727D8A2F" w:rsidR="00D82105" w:rsidRPr="009C5463" w:rsidRDefault="008A298B" w:rsidP="008A298B">
      <w:del w:id="16" w:author="Bergen van, Giel" w:date="2022-10-06T15:45:00Z">
        <w:r w:rsidRPr="009C5463" w:rsidDel="007E336C">
          <w:rPr>
            <w:highlight w:val="yellow"/>
          </w:rPr>
          <w:delText>&lt;nader uit te werken&gt;</w:delText>
        </w:r>
      </w:del>
      <w:ins w:id="17" w:author="Bergen van, Giel" w:date="2022-10-06T15:45:00Z">
        <w:r w:rsidR="00AF3758">
          <w:t xml:space="preserve">Om het werken met </w:t>
        </w:r>
      </w:ins>
      <w:proofErr w:type="spellStart"/>
      <w:ins w:id="18" w:author="Bergen van, Giel" w:date="2022-10-06T16:16:00Z">
        <w:r w:rsidR="002F6F46">
          <w:t>bron-</w:t>
        </w:r>
      </w:ins>
      <w:ins w:id="19" w:author="Bergen van, Giel" w:date="2022-10-06T15:45:00Z">
        <w:r w:rsidR="007E336C">
          <w:t>gegevens</w:t>
        </w:r>
        <w:proofErr w:type="spellEnd"/>
        <w:r w:rsidR="007E336C">
          <w:t xml:space="preserve"> </w:t>
        </w:r>
        <w:r w:rsidR="00AF3758">
          <w:t xml:space="preserve">efficiënt te maken </w:t>
        </w:r>
        <w:r w:rsidR="007E336C">
          <w:t xml:space="preserve">moeten </w:t>
        </w:r>
        <w:r w:rsidR="00AF3758">
          <w:t>deze gege</w:t>
        </w:r>
      </w:ins>
      <w:ins w:id="20" w:author="Bergen van, Giel" w:date="2022-10-06T15:46:00Z">
        <w:r w:rsidR="00AF3758">
          <w:t xml:space="preserve">vens </w:t>
        </w:r>
      </w:ins>
      <w:ins w:id="21" w:author="Bergen van, Giel" w:date="2022-10-06T16:20:00Z">
        <w:r w:rsidR="00FF523F">
          <w:t>in bestanden met</w:t>
        </w:r>
      </w:ins>
      <w:ins w:id="22" w:author="Bergen van, Giel" w:date="2022-10-06T16:21:00Z">
        <w:r w:rsidR="00FF523F">
          <w:t xml:space="preserve"> </w:t>
        </w:r>
      </w:ins>
      <w:ins w:id="23" w:author="Bergen van, Giel" w:date="2022-10-06T16:20:00Z">
        <w:r w:rsidR="00FF523F">
          <w:t xml:space="preserve">een standaardformat </w:t>
        </w:r>
      </w:ins>
      <w:ins w:id="24" w:author="Bergen van, Giel" w:date="2022-10-06T15:45:00Z">
        <w:r w:rsidR="007E336C">
          <w:t xml:space="preserve">worden </w:t>
        </w:r>
      </w:ins>
      <w:ins w:id="25" w:author="Bergen van, Giel" w:date="2022-10-06T15:46:00Z">
        <w:r w:rsidR="00AF3758">
          <w:t xml:space="preserve">opgeslagen zodat </w:t>
        </w:r>
      </w:ins>
      <w:ins w:id="26" w:author="Bergen van, Giel" w:date="2022-10-18T14:19:00Z">
        <w:r w:rsidR="00DD2BC0">
          <w:t xml:space="preserve">gegevens </w:t>
        </w:r>
      </w:ins>
      <w:ins w:id="27" w:author="Bergen van, Giel" w:date="2022-10-06T16:17:00Z">
        <w:r w:rsidR="001E774A">
          <w:t xml:space="preserve">gemakkelijk </w:t>
        </w:r>
      </w:ins>
      <w:ins w:id="28" w:author="Bergen van, Giel" w:date="2022-10-18T14:19:00Z">
        <w:r w:rsidR="00DD2BC0">
          <w:t xml:space="preserve">worden </w:t>
        </w:r>
      </w:ins>
      <w:ins w:id="29" w:author="Bergen van, Giel" w:date="2022-10-06T16:17:00Z">
        <w:r w:rsidR="001E774A">
          <w:t>kunnen</w:t>
        </w:r>
        <w:r w:rsidR="00541BC3">
          <w:t xml:space="preserve"> </w:t>
        </w:r>
      </w:ins>
      <w:ins w:id="30" w:author="Bergen van, Giel" w:date="2022-10-06T16:20:00Z">
        <w:r w:rsidR="00AA0C73">
          <w:t>uit</w:t>
        </w:r>
      </w:ins>
      <w:ins w:id="31" w:author="Bergen van, Giel" w:date="2022-10-18T14:19:00Z">
        <w:r w:rsidR="00DD2BC0">
          <w:t>ge</w:t>
        </w:r>
      </w:ins>
      <w:ins w:id="32" w:author="Bergen van, Giel" w:date="2022-10-06T16:20:00Z">
        <w:r w:rsidR="00AA0C73">
          <w:t>wissel</w:t>
        </w:r>
      </w:ins>
      <w:ins w:id="33" w:author="Bergen van, Giel" w:date="2022-10-18T14:19:00Z">
        <w:r w:rsidR="00DD2BC0">
          <w:t>d</w:t>
        </w:r>
      </w:ins>
      <w:ins w:id="34" w:author="Bergen van, Giel" w:date="2022-10-18T14:20:00Z">
        <w:r w:rsidR="00DD2BC0">
          <w:t xml:space="preserve"> </w:t>
        </w:r>
      </w:ins>
      <w:ins w:id="35" w:author="Bergen van, Giel" w:date="2022-10-18T14:19:00Z">
        <w:r w:rsidR="00DD2BC0">
          <w:t xml:space="preserve">tussen </w:t>
        </w:r>
      </w:ins>
      <w:ins w:id="36" w:author="Bergen van, Giel" w:date="2022-10-18T14:20:00Z">
        <w:r w:rsidR="00DD2BC0">
          <w:t>gebruikers en software.</w:t>
        </w:r>
      </w:ins>
      <w:ins w:id="37" w:author="Bergen van, Giel" w:date="2022-10-10T10:08:00Z">
        <w:r w:rsidR="00FF0FF2">
          <w:t xml:space="preserve"> </w:t>
        </w:r>
        <w:r w:rsidR="00C21467">
          <w:t>H</w:t>
        </w:r>
      </w:ins>
      <w:ins w:id="38" w:author="Bergen van, Giel" w:date="2022-10-10T10:09:00Z">
        <w:r w:rsidR="00C21467">
          <w:t xml:space="preserve">et </w:t>
        </w:r>
      </w:ins>
      <w:ins w:id="39" w:author="Bergen van, Giel" w:date="2022-10-10T10:08:00Z">
        <w:r w:rsidR="00C21467">
          <w:t>do</w:t>
        </w:r>
      </w:ins>
      <w:ins w:id="40" w:author="Bergen van, Giel" w:date="2022-10-10T10:09:00Z">
        <w:r w:rsidR="00C21467">
          <w:t xml:space="preserve">el van dit document is om de afwegingen te noteren die zijn gemaakt bij het kiezen van bestandsformats en andere gerelateerde zaken. Daarnaast </w:t>
        </w:r>
      </w:ins>
      <w:ins w:id="41" w:author="Bergen van, Giel" w:date="2022-10-17T13:19:00Z">
        <w:r w:rsidR="00733E8F">
          <w:t xml:space="preserve">evalueren we kort </w:t>
        </w:r>
      </w:ins>
      <w:ins w:id="42" w:author="Bergen van, Giel" w:date="2022-10-10T10:11:00Z">
        <w:r w:rsidR="002B6C0B">
          <w:t xml:space="preserve">een aantal </w:t>
        </w:r>
      </w:ins>
      <w:ins w:id="43" w:author="Bergen van, Giel" w:date="2022-10-10T10:10:00Z">
        <w:r w:rsidR="00C21467">
          <w:t>verschillende viewers</w:t>
        </w:r>
      </w:ins>
      <w:ins w:id="44" w:author="Bergen van, Giel" w:date="2022-10-17T13:19:00Z">
        <w:r w:rsidR="00137F37">
          <w:t>, zowel web-</w:t>
        </w:r>
        <w:proofErr w:type="spellStart"/>
        <w:r w:rsidR="00137F37">
          <w:t>based</w:t>
        </w:r>
        <w:proofErr w:type="spellEnd"/>
        <w:r w:rsidR="00137F37">
          <w:t xml:space="preserve"> als offline,</w:t>
        </w:r>
      </w:ins>
      <w:ins w:id="45" w:author="Bergen van, Giel" w:date="2022-10-10T10:10:00Z">
        <w:r w:rsidR="00C21467">
          <w:t xml:space="preserve"> voor </w:t>
        </w:r>
      </w:ins>
      <w:ins w:id="46" w:author="Bergen van, Giel" w:date="2022-10-10T10:13:00Z">
        <w:r w:rsidR="00357753">
          <w:t xml:space="preserve">bestanden in het </w:t>
        </w:r>
      </w:ins>
      <w:ins w:id="47" w:author="Bergen van, Giel" w:date="2022-10-10T10:10:00Z">
        <w:r w:rsidR="00C21467">
          <w:t>Bron</w:t>
        </w:r>
      </w:ins>
      <w:ins w:id="48" w:author="Bergen van, Giel" w:date="2022-10-17T13:19:00Z">
        <w:r w:rsidR="00733E8F">
          <w:t>/</w:t>
        </w:r>
      </w:ins>
      <w:ins w:id="49" w:author="Bergen van, Giel" w:date="2022-10-10T10:10:00Z">
        <w:r w:rsidR="00F8344E">
          <w:t>HDF5</w:t>
        </w:r>
        <w:r w:rsidR="00C21467">
          <w:t>-</w:t>
        </w:r>
      </w:ins>
      <w:ins w:id="50" w:author="Bergen van, Giel" w:date="2022-10-10T10:13:00Z">
        <w:r w:rsidR="00357753">
          <w:t>format</w:t>
        </w:r>
      </w:ins>
      <w:ins w:id="51" w:author="Bergen van, Giel" w:date="2022-10-17T13:19:00Z">
        <w:r w:rsidR="00734ADE">
          <w:t>.</w:t>
        </w:r>
      </w:ins>
    </w:p>
    <w:p w14:paraId="21421003" w14:textId="77777777" w:rsidR="008A298B" w:rsidRDefault="008A298B" w:rsidP="0069576C"/>
    <w:p w14:paraId="33649C6C" w14:textId="35D1A4F7" w:rsidR="008A298B" w:rsidRDefault="008A298B" w:rsidP="00475C82">
      <w:pPr>
        <w:pStyle w:val="Kop2"/>
      </w:pPr>
      <w:bookmarkStart w:id="52" w:name="_Toc116995892"/>
      <w:r w:rsidRPr="008A298B">
        <w:t>Leeswijzer</w:t>
      </w:r>
      <w:bookmarkEnd w:id="52"/>
      <w:r w:rsidRPr="008A298B">
        <w:t xml:space="preserve"> </w:t>
      </w:r>
    </w:p>
    <w:p w14:paraId="775BE4FF" w14:textId="77777777" w:rsidR="008A298B" w:rsidRPr="009C5463" w:rsidRDefault="008A298B" w:rsidP="008A298B">
      <w:r w:rsidRPr="009C5463">
        <w:rPr>
          <w:highlight w:val="yellow"/>
        </w:rPr>
        <w:t>&lt;nader uit te werken&gt;</w:t>
      </w:r>
    </w:p>
    <w:p w14:paraId="1B0D2555" w14:textId="77777777" w:rsidR="008A298B" w:rsidRDefault="008A298B" w:rsidP="001F2127"/>
    <w:p w14:paraId="44624AC9" w14:textId="787D04C8" w:rsidR="008A298B" w:rsidRDefault="008A298B" w:rsidP="00475C82">
      <w:pPr>
        <w:pStyle w:val="Kop2"/>
      </w:pPr>
      <w:bookmarkStart w:id="53" w:name="_Toc116995893"/>
      <w:r w:rsidRPr="008A298B">
        <w:t>Versiehistorie</w:t>
      </w:r>
      <w:bookmarkEnd w:id="53"/>
    </w:p>
    <w:p w14:paraId="6F2D5C5F" w14:textId="77777777" w:rsidR="008A298B" w:rsidRPr="008A298B" w:rsidRDefault="008A298B" w:rsidP="001F2127"/>
    <w:tbl>
      <w:tblPr>
        <w:tblStyle w:val="TabelTrefoilHydrology"/>
        <w:tblW w:w="8505" w:type="dxa"/>
        <w:tblLook w:val="04A0" w:firstRow="1" w:lastRow="0" w:firstColumn="1" w:lastColumn="0" w:noHBand="0" w:noVBand="1"/>
      </w:tblPr>
      <w:tblGrid>
        <w:gridCol w:w="1418"/>
        <w:gridCol w:w="850"/>
        <w:gridCol w:w="6237"/>
      </w:tblGrid>
      <w:tr w:rsidR="008A298B" w:rsidRPr="006508EC" w14:paraId="54C8FEC1" w14:textId="77777777" w:rsidTr="00717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A99AD3D" w14:textId="77777777" w:rsidR="008A298B" w:rsidRPr="006508EC" w:rsidRDefault="008A298B" w:rsidP="00717B5B">
            <w:pPr>
              <w:rPr>
                <w:b/>
                <w:bCs/>
              </w:rPr>
            </w:pPr>
            <w:r>
              <w:rPr>
                <w:b/>
                <w:bCs/>
              </w:rPr>
              <w:t>Datum</w:t>
            </w:r>
          </w:p>
        </w:tc>
        <w:tc>
          <w:tcPr>
            <w:tcW w:w="850" w:type="dxa"/>
          </w:tcPr>
          <w:p w14:paraId="3497DFFE" w14:textId="77777777" w:rsidR="008A298B" w:rsidRPr="006508EC" w:rsidRDefault="008A298B" w:rsidP="00717B5B">
            <w:pPr>
              <w:cnfStyle w:val="100000000000" w:firstRow="1" w:lastRow="0" w:firstColumn="0" w:lastColumn="0" w:oddVBand="0" w:evenVBand="0" w:oddHBand="0" w:evenHBand="0" w:firstRowFirstColumn="0" w:firstRowLastColumn="0" w:lastRowFirstColumn="0" w:lastRowLastColumn="0"/>
              <w:rPr>
                <w:b/>
                <w:bCs/>
              </w:rPr>
            </w:pPr>
            <w:r>
              <w:rPr>
                <w:b/>
                <w:bCs/>
              </w:rPr>
              <w:t>Versie</w:t>
            </w:r>
          </w:p>
        </w:tc>
        <w:tc>
          <w:tcPr>
            <w:tcW w:w="6237" w:type="dxa"/>
          </w:tcPr>
          <w:p w14:paraId="4178DD27" w14:textId="77777777" w:rsidR="008A298B" w:rsidRPr="006508EC" w:rsidRDefault="008A298B" w:rsidP="00717B5B">
            <w:pPr>
              <w:cnfStyle w:val="100000000000" w:firstRow="1" w:lastRow="0" w:firstColumn="0" w:lastColumn="0" w:oddVBand="0" w:evenVBand="0" w:oddHBand="0" w:evenHBand="0" w:firstRowFirstColumn="0" w:firstRowLastColumn="0" w:lastRowFirstColumn="0" w:lastRowLastColumn="0"/>
              <w:rPr>
                <w:b/>
                <w:bCs/>
              </w:rPr>
            </w:pPr>
            <w:r>
              <w:rPr>
                <w:b/>
                <w:bCs/>
              </w:rPr>
              <w:t>Omschrijving</w:t>
            </w:r>
          </w:p>
        </w:tc>
      </w:tr>
      <w:tr w:rsidR="008A298B" w:rsidRPr="00086FDB" w14:paraId="121119C9" w14:textId="77777777" w:rsidTr="00717B5B">
        <w:tc>
          <w:tcPr>
            <w:cnfStyle w:val="001000000000" w:firstRow="0" w:lastRow="0" w:firstColumn="1" w:lastColumn="0" w:oddVBand="0" w:evenVBand="0" w:oddHBand="0" w:evenHBand="0" w:firstRowFirstColumn="0" w:firstRowLastColumn="0" w:lastRowFirstColumn="0" w:lastRowLastColumn="0"/>
            <w:tcW w:w="1418" w:type="dxa"/>
          </w:tcPr>
          <w:p w14:paraId="3DE206EF" w14:textId="77777777" w:rsidR="008A298B" w:rsidRPr="00086FDB" w:rsidRDefault="008A298B" w:rsidP="00717B5B">
            <w:r w:rsidRPr="00086FDB">
              <w:rPr>
                <w:highlight w:val="yellow"/>
              </w:rPr>
              <w:t>xxx</w:t>
            </w:r>
            <w:r w:rsidRPr="00086FDB">
              <w:t xml:space="preserve"> 202</w:t>
            </w:r>
            <w:r>
              <w:t>2</w:t>
            </w:r>
          </w:p>
        </w:tc>
        <w:tc>
          <w:tcPr>
            <w:tcW w:w="850" w:type="dxa"/>
          </w:tcPr>
          <w:p w14:paraId="2330C9FB" w14:textId="77777777" w:rsidR="008A298B" w:rsidRPr="00086FDB" w:rsidRDefault="008A298B" w:rsidP="00717B5B">
            <w:pPr>
              <w:cnfStyle w:val="000000000000" w:firstRow="0" w:lastRow="0" w:firstColumn="0" w:lastColumn="0" w:oddVBand="0" w:evenVBand="0" w:oddHBand="0" w:evenHBand="0" w:firstRowFirstColumn="0" w:firstRowLastColumn="0" w:lastRowFirstColumn="0" w:lastRowLastColumn="0"/>
            </w:pPr>
            <w:r w:rsidRPr="00086FDB">
              <w:t>1.0</w:t>
            </w:r>
          </w:p>
        </w:tc>
        <w:tc>
          <w:tcPr>
            <w:tcW w:w="6237" w:type="dxa"/>
          </w:tcPr>
          <w:p w14:paraId="21C15CC8" w14:textId="77777777" w:rsidR="008A298B" w:rsidRPr="00086FDB" w:rsidRDefault="008A298B" w:rsidP="00717B5B">
            <w:pPr>
              <w:cnfStyle w:val="000000000000" w:firstRow="0" w:lastRow="0" w:firstColumn="0" w:lastColumn="0" w:oddVBand="0" w:evenVBand="0" w:oddHBand="0" w:evenHBand="0" w:firstRowFirstColumn="0" w:firstRowLastColumn="0" w:lastRowFirstColumn="0" w:lastRowLastColumn="0"/>
            </w:pPr>
            <w:r w:rsidRPr="00086FDB">
              <w:t>Definitief</w:t>
            </w:r>
          </w:p>
        </w:tc>
      </w:tr>
      <w:tr w:rsidR="008A298B" w14:paraId="18113294" w14:textId="77777777" w:rsidTr="00717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516DF2E" w14:textId="77777777" w:rsidR="008A298B" w:rsidRPr="00086FDB" w:rsidRDefault="008A298B" w:rsidP="00717B5B">
            <w:r w:rsidRPr="00086FDB">
              <w:rPr>
                <w:highlight w:val="yellow"/>
              </w:rPr>
              <w:t>xxx</w:t>
            </w:r>
            <w:r w:rsidRPr="00086FDB">
              <w:t xml:space="preserve"> 202</w:t>
            </w:r>
            <w:r>
              <w:t>2</w:t>
            </w:r>
          </w:p>
        </w:tc>
        <w:tc>
          <w:tcPr>
            <w:tcW w:w="850" w:type="dxa"/>
          </w:tcPr>
          <w:p w14:paraId="497CB32A" w14:textId="77777777" w:rsidR="008A298B" w:rsidRPr="00086FDB" w:rsidRDefault="008A298B" w:rsidP="00717B5B">
            <w:pPr>
              <w:cnfStyle w:val="000000010000" w:firstRow="0" w:lastRow="0" w:firstColumn="0" w:lastColumn="0" w:oddVBand="0" w:evenVBand="0" w:oddHBand="0" w:evenHBand="1" w:firstRowFirstColumn="0" w:firstRowLastColumn="0" w:lastRowFirstColumn="0" w:lastRowLastColumn="0"/>
            </w:pPr>
            <w:r w:rsidRPr="00086FDB">
              <w:t>0.9</w:t>
            </w:r>
          </w:p>
        </w:tc>
        <w:tc>
          <w:tcPr>
            <w:tcW w:w="6237" w:type="dxa"/>
          </w:tcPr>
          <w:p w14:paraId="4FF228B9" w14:textId="77777777" w:rsidR="008A298B" w:rsidRDefault="008A298B" w:rsidP="00717B5B">
            <w:pPr>
              <w:cnfStyle w:val="000000010000" w:firstRow="0" w:lastRow="0" w:firstColumn="0" w:lastColumn="0" w:oddVBand="0" w:evenVBand="0" w:oddHBand="0" w:evenHBand="1" w:firstRowFirstColumn="0" w:firstRowLastColumn="0" w:lastRowFirstColumn="0" w:lastRowLastColumn="0"/>
            </w:pPr>
            <w:r w:rsidRPr="00086FDB">
              <w:t>Eindconcept</w:t>
            </w:r>
            <w:r>
              <w:t xml:space="preserve"> </w:t>
            </w:r>
          </w:p>
        </w:tc>
      </w:tr>
      <w:tr w:rsidR="008A298B" w14:paraId="1DEA3352" w14:textId="77777777" w:rsidTr="00717B5B">
        <w:tc>
          <w:tcPr>
            <w:cnfStyle w:val="001000000000" w:firstRow="0" w:lastRow="0" w:firstColumn="1" w:lastColumn="0" w:oddVBand="0" w:evenVBand="0" w:oddHBand="0" w:evenHBand="0" w:firstRowFirstColumn="0" w:firstRowLastColumn="0" w:lastRowFirstColumn="0" w:lastRowLastColumn="0"/>
            <w:tcW w:w="1418" w:type="dxa"/>
          </w:tcPr>
          <w:p w14:paraId="66CE046C" w14:textId="1B7AAB87" w:rsidR="008A298B" w:rsidRPr="00D92683" w:rsidRDefault="008A298B" w:rsidP="008A298B">
            <w:bookmarkStart w:id="54" w:name="_Hlk96099420"/>
            <w:r w:rsidRPr="00086FDB">
              <w:rPr>
                <w:highlight w:val="yellow"/>
              </w:rPr>
              <w:t>xxx</w:t>
            </w:r>
            <w:r w:rsidRPr="00086FDB">
              <w:t xml:space="preserve"> 202</w:t>
            </w:r>
            <w:r>
              <w:t>2</w:t>
            </w:r>
          </w:p>
        </w:tc>
        <w:tc>
          <w:tcPr>
            <w:tcW w:w="850" w:type="dxa"/>
          </w:tcPr>
          <w:p w14:paraId="088C86F8" w14:textId="6F37B6F7" w:rsidR="008A298B" w:rsidRPr="00D92683" w:rsidRDefault="008A298B" w:rsidP="008A298B">
            <w:pPr>
              <w:cnfStyle w:val="000000000000" w:firstRow="0" w:lastRow="0" w:firstColumn="0" w:lastColumn="0" w:oddVBand="0" w:evenVBand="0" w:oddHBand="0" w:evenHBand="0" w:firstRowFirstColumn="0" w:firstRowLastColumn="0" w:lastRowFirstColumn="0" w:lastRowLastColumn="0"/>
            </w:pPr>
            <w:r w:rsidRPr="00086FDB">
              <w:t>0.</w:t>
            </w:r>
            <w:r w:rsidRPr="001F2127">
              <w:rPr>
                <w:highlight w:val="yellow"/>
              </w:rPr>
              <w:t>x</w:t>
            </w:r>
          </w:p>
        </w:tc>
        <w:tc>
          <w:tcPr>
            <w:tcW w:w="6237" w:type="dxa"/>
          </w:tcPr>
          <w:p w14:paraId="00281CEC" w14:textId="2D378B2B" w:rsidR="008A298B" w:rsidRPr="008A298B" w:rsidRDefault="008A298B" w:rsidP="001F2127">
            <w:pPr>
              <w:spacing w:line="307" w:lineRule="auto"/>
              <w:cnfStyle w:val="000000000000" w:firstRow="0" w:lastRow="0" w:firstColumn="0" w:lastColumn="0" w:oddVBand="0" w:evenVBand="0" w:oddHBand="0" w:evenHBand="0" w:firstRowFirstColumn="0" w:firstRowLastColumn="0" w:lastRowFirstColumn="0" w:lastRowLastColumn="0"/>
            </w:pPr>
            <w:proofErr w:type="spellStart"/>
            <w:r w:rsidRPr="001F2127">
              <w:rPr>
                <w:highlight w:val="yellow"/>
              </w:rPr>
              <w:t>xxxxxx</w:t>
            </w:r>
            <w:proofErr w:type="spellEnd"/>
          </w:p>
        </w:tc>
      </w:tr>
      <w:bookmarkEnd w:id="54"/>
      <w:tr w:rsidR="00AF2F33" w:rsidRPr="008A298B" w14:paraId="7C975DC5" w14:textId="77777777" w:rsidTr="00717B5B">
        <w:trPr>
          <w:cnfStyle w:val="000000010000" w:firstRow="0" w:lastRow="0" w:firstColumn="0" w:lastColumn="0" w:oddVBand="0" w:evenVBand="0" w:oddHBand="0" w:evenHBand="1" w:firstRowFirstColumn="0" w:firstRowLastColumn="0" w:lastRowFirstColumn="0" w:lastRowLastColumn="0"/>
          <w:ins w:id="55" w:author="Bergen van, Giel" w:date="2022-10-03T12:00:00Z"/>
        </w:trPr>
        <w:tc>
          <w:tcPr>
            <w:cnfStyle w:val="001000000000" w:firstRow="0" w:lastRow="0" w:firstColumn="1" w:lastColumn="0" w:oddVBand="0" w:evenVBand="0" w:oddHBand="0" w:evenHBand="0" w:firstRowFirstColumn="0" w:firstRowLastColumn="0" w:lastRowFirstColumn="0" w:lastRowLastColumn="0"/>
            <w:tcW w:w="1418" w:type="dxa"/>
          </w:tcPr>
          <w:p w14:paraId="59ED16E0" w14:textId="11B7FA3C" w:rsidR="00AF2F33" w:rsidRDefault="00AF2F33" w:rsidP="00AF2F33">
            <w:pPr>
              <w:rPr>
                <w:ins w:id="56" w:author="Bergen van, Giel" w:date="2022-10-03T12:00:00Z"/>
              </w:rPr>
            </w:pPr>
            <w:ins w:id="57" w:author="Bergen van, Giel" w:date="2022-10-03T12:01:00Z">
              <w:r>
                <w:t>Okt 2022</w:t>
              </w:r>
            </w:ins>
          </w:p>
        </w:tc>
        <w:tc>
          <w:tcPr>
            <w:tcW w:w="850" w:type="dxa"/>
          </w:tcPr>
          <w:p w14:paraId="7793731A" w14:textId="0F3A6BBF" w:rsidR="00AF2F33" w:rsidRDefault="00AF2F33" w:rsidP="00AF2F33">
            <w:pPr>
              <w:cnfStyle w:val="000000010000" w:firstRow="0" w:lastRow="0" w:firstColumn="0" w:lastColumn="0" w:oddVBand="0" w:evenVBand="0" w:oddHBand="0" w:evenHBand="1" w:firstRowFirstColumn="0" w:firstRowLastColumn="0" w:lastRowFirstColumn="0" w:lastRowLastColumn="0"/>
              <w:rPr>
                <w:ins w:id="58" w:author="Bergen van, Giel" w:date="2022-10-03T12:00:00Z"/>
              </w:rPr>
            </w:pPr>
            <w:ins w:id="59" w:author="Bergen van, Giel" w:date="2022-10-03T12:01:00Z">
              <w:r>
                <w:t>0.3</w:t>
              </w:r>
            </w:ins>
          </w:p>
        </w:tc>
        <w:tc>
          <w:tcPr>
            <w:tcW w:w="6237" w:type="dxa"/>
          </w:tcPr>
          <w:p w14:paraId="6EB3A394" w14:textId="45B6CAC0" w:rsidR="00AF2F33" w:rsidRDefault="00AF2F33" w:rsidP="00AF2F33">
            <w:pPr>
              <w:spacing w:line="307" w:lineRule="auto"/>
              <w:cnfStyle w:val="000000010000" w:firstRow="0" w:lastRow="0" w:firstColumn="0" w:lastColumn="0" w:oddVBand="0" w:evenVBand="0" w:oddHBand="0" w:evenHBand="1" w:firstRowFirstColumn="0" w:firstRowLastColumn="0" w:lastRowFirstColumn="0" w:lastRowLastColumn="0"/>
              <w:rPr>
                <w:ins w:id="60" w:author="Bergen van, Giel" w:date="2022-10-03T12:00:00Z"/>
              </w:rPr>
            </w:pPr>
            <w:ins w:id="61" w:author="Bergen van, Giel" w:date="2022-10-03T12:01:00Z">
              <w:r>
                <w:t xml:space="preserve">Derde concept, </w:t>
              </w:r>
            </w:ins>
            <w:ins w:id="62" w:author="Bergen van, Giel" w:date="2022-10-03T14:07:00Z">
              <w:r w:rsidR="00D00E7E">
                <w:t>invulling van versie 0.2.</w:t>
              </w:r>
            </w:ins>
          </w:p>
        </w:tc>
      </w:tr>
      <w:tr w:rsidR="00AF2F33" w:rsidRPr="008A298B" w14:paraId="70A7E105" w14:textId="77777777" w:rsidTr="00717B5B">
        <w:tc>
          <w:tcPr>
            <w:cnfStyle w:val="001000000000" w:firstRow="0" w:lastRow="0" w:firstColumn="1" w:lastColumn="0" w:oddVBand="0" w:evenVBand="0" w:oddHBand="0" w:evenHBand="0" w:firstRowFirstColumn="0" w:firstRowLastColumn="0" w:lastRowFirstColumn="0" w:lastRowLastColumn="0"/>
            <w:tcW w:w="1418" w:type="dxa"/>
          </w:tcPr>
          <w:p w14:paraId="3CBFA35D" w14:textId="03EAF2C0" w:rsidR="00AF2F33" w:rsidRDefault="00AF2F33" w:rsidP="00AF2F33">
            <w:r>
              <w:t>Sept 2022</w:t>
            </w:r>
          </w:p>
        </w:tc>
        <w:tc>
          <w:tcPr>
            <w:tcW w:w="850" w:type="dxa"/>
          </w:tcPr>
          <w:p w14:paraId="1EEAEF18" w14:textId="478E360F" w:rsidR="00AF2F33" w:rsidRDefault="00AF2F33" w:rsidP="00AF2F33">
            <w:pPr>
              <w:cnfStyle w:val="000000000000" w:firstRow="0" w:lastRow="0" w:firstColumn="0" w:lastColumn="0" w:oddVBand="0" w:evenVBand="0" w:oddHBand="0" w:evenHBand="0" w:firstRowFirstColumn="0" w:firstRowLastColumn="0" w:lastRowFirstColumn="0" w:lastRowLastColumn="0"/>
            </w:pPr>
            <w:r>
              <w:t>0.2</w:t>
            </w:r>
          </w:p>
        </w:tc>
        <w:tc>
          <w:tcPr>
            <w:tcW w:w="6237" w:type="dxa"/>
          </w:tcPr>
          <w:p w14:paraId="406B54FA" w14:textId="11027222" w:rsidR="00AF2F33" w:rsidRPr="008A298B" w:rsidRDefault="00AF2F33" w:rsidP="00AF2F33">
            <w:pPr>
              <w:spacing w:line="307" w:lineRule="auto"/>
              <w:cnfStyle w:val="000000000000" w:firstRow="0" w:lastRow="0" w:firstColumn="0" w:lastColumn="0" w:oddVBand="0" w:evenVBand="0" w:oddHBand="0" w:evenHBand="0" w:firstRowFirstColumn="0" w:firstRowLastColumn="0" w:lastRowFirstColumn="0" w:lastRowLastColumn="0"/>
            </w:pPr>
            <w:r>
              <w:t>Tweede concept, met verbrede opzet gericht op data-uitwisseling</w:t>
            </w:r>
          </w:p>
        </w:tc>
      </w:tr>
      <w:tr w:rsidR="00AF2F33" w14:paraId="157D0552" w14:textId="77777777" w:rsidTr="00717B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37073BA" w14:textId="013590F4" w:rsidR="00AF2F33" w:rsidRDefault="00AF2F33" w:rsidP="00AF2F33">
            <w:r>
              <w:t>Juli 2022</w:t>
            </w:r>
          </w:p>
        </w:tc>
        <w:tc>
          <w:tcPr>
            <w:tcW w:w="850" w:type="dxa"/>
          </w:tcPr>
          <w:p w14:paraId="3C148A9A" w14:textId="2E74A3C1" w:rsidR="00AF2F33" w:rsidRDefault="00AF2F33" w:rsidP="00AF2F33">
            <w:pPr>
              <w:cnfStyle w:val="000000010000" w:firstRow="0" w:lastRow="0" w:firstColumn="0" w:lastColumn="0" w:oddVBand="0" w:evenVBand="0" w:oddHBand="0" w:evenHBand="1" w:firstRowFirstColumn="0" w:firstRowLastColumn="0" w:lastRowFirstColumn="0" w:lastRowLastColumn="0"/>
            </w:pPr>
            <w:r>
              <w:t>0.1</w:t>
            </w:r>
          </w:p>
        </w:tc>
        <w:tc>
          <w:tcPr>
            <w:tcW w:w="6237" w:type="dxa"/>
          </w:tcPr>
          <w:p w14:paraId="7B15FC4D" w14:textId="6DF01BCD" w:rsidR="00AF2F33" w:rsidRDefault="00AF2F33" w:rsidP="00AF2F33">
            <w:pPr>
              <w:cnfStyle w:val="000000010000" w:firstRow="0" w:lastRow="0" w:firstColumn="0" w:lastColumn="0" w:oddVBand="0" w:evenVBand="0" w:oddHBand="0" w:evenHBand="1" w:firstRowFirstColumn="0" w:firstRowLastColumn="0" w:lastRowFirstColumn="0" w:lastRowLastColumn="0"/>
            </w:pPr>
            <w:r>
              <w:t xml:space="preserve">Eerste concept gericht op </w:t>
            </w:r>
            <w:r w:rsidRPr="008A298B">
              <w:t>Bron-formatversies en opties</w:t>
            </w:r>
          </w:p>
        </w:tc>
      </w:tr>
    </w:tbl>
    <w:p w14:paraId="22B35F3F" w14:textId="77777777" w:rsidR="008A298B" w:rsidRDefault="008A298B" w:rsidP="008A298B">
      <w:pPr>
        <w:rPr>
          <w:highlight w:val="yellow"/>
        </w:rPr>
      </w:pPr>
    </w:p>
    <w:p w14:paraId="2BBAC4AE" w14:textId="77777777" w:rsidR="008A298B" w:rsidRDefault="008A298B" w:rsidP="008A298B">
      <w:pPr>
        <w:rPr>
          <w:highlight w:val="yellow"/>
        </w:rPr>
      </w:pPr>
    </w:p>
    <w:p w14:paraId="09DBD94A" w14:textId="30CFB761" w:rsidR="008A298B" w:rsidRPr="009C5463" w:rsidRDefault="008A298B" w:rsidP="008A298B">
      <w:r w:rsidRPr="009C5463">
        <w:rPr>
          <w:highlight w:val="yellow"/>
        </w:rPr>
        <w:t>&lt;nader uit te werken&gt;</w:t>
      </w:r>
    </w:p>
    <w:p w14:paraId="3075CF4A" w14:textId="77777777" w:rsidR="00623828" w:rsidRDefault="00623828">
      <w:pPr>
        <w:spacing w:line="280" w:lineRule="atLeast"/>
        <w:ind w:left="851" w:hanging="851"/>
        <w:rPr>
          <w:rFonts w:ascii="Arial" w:eastAsiaTheme="majorEastAsia" w:hAnsi="Arial" w:cstheme="majorBidi"/>
          <w:sz w:val="24"/>
          <w:szCs w:val="32"/>
        </w:rPr>
      </w:pPr>
      <w:r>
        <w:br w:type="page"/>
      </w:r>
    </w:p>
    <w:p w14:paraId="0C42FDF5" w14:textId="7A4E1614" w:rsidR="0069576C" w:rsidRDefault="0069576C" w:rsidP="00475C82">
      <w:pPr>
        <w:pStyle w:val="Kop1"/>
      </w:pPr>
      <w:bookmarkStart w:id="63" w:name="_Toc116995894"/>
      <w:r>
        <w:lastRenderedPageBreak/>
        <w:t>Bron- en BRO-gegevens: de principes</w:t>
      </w:r>
      <w:bookmarkEnd w:id="63"/>
    </w:p>
    <w:p w14:paraId="01154FBD" w14:textId="1B81D79B" w:rsidR="0069576C" w:rsidRDefault="0069576C" w:rsidP="00475C82">
      <w:pPr>
        <w:pStyle w:val="Kop2"/>
      </w:pPr>
      <w:bookmarkStart w:id="64" w:name="_Toc116995895"/>
      <w:r>
        <w:t>Inleiding</w:t>
      </w:r>
      <w:bookmarkEnd w:id="64"/>
      <w:r>
        <w:t xml:space="preserve"> </w:t>
      </w:r>
    </w:p>
    <w:p w14:paraId="29A0ADD3" w14:textId="42BC8FC8" w:rsidR="0069576C" w:rsidRPr="009C5463" w:rsidRDefault="0069576C" w:rsidP="0069576C">
      <w:r w:rsidRPr="009C5463">
        <w:rPr>
          <w:highlight w:val="yellow"/>
        </w:rPr>
        <w:t>&lt;nader uit te werken&gt;</w:t>
      </w:r>
    </w:p>
    <w:p w14:paraId="6835D89F" w14:textId="77777777" w:rsidR="00C13B97" w:rsidRDefault="00C13B97" w:rsidP="0069576C"/>
    <w:p w14:paraId="0C67312C" w14:textId="77777777" w:rsidR="00C13B97" w:rsidRDefault="00C13B97" w:rsidP="0069576C"/>
    <w:p w14:paraId="419C4F10" w14:textId="1BD2F9F4" w:rsidR="00C13B97" w:rsidRDefault="00C13B97" w:rsidP="00475C82">
      <w:pPr>
        <w:pStyle w:val="Kop2"/>
      </w:pPr>
      <w:bookmarkStart w:id="65" w:name="_Toc116995896"/>
      <w:proofErr w:type="spellStart"/>
      <w:r>
        <w:t>Bron-gegevens</w:t>
      </w:r>
      <w:proofErr w:type="spellEnd"/>
      <w:r>
        <w:t>, hoe en waarom?</w:t>
      </w:r>
      <w:bookmarkEnd w:id="65"/>
    </w:p>
    <w:p w14:paraId="528147FB" w14:textId="32475F51" w:rsidR="00C13B97" w:rsidRDefault="002F7D5E" w:rsidP="0069576C">
      <w:r>
        <w:rPr>
          <w:noProof/>
        </w:rPr>
        <mc:AlternateContent>
          <mc:Choice Requires="wpg">
            <w:drawing>
              <wp:anchor distT="0" distB="0" distL="114300" distR="114300" simplePos="0" relativeHeight="251681792" behindDoc="0" locked="0" layoutInCell="1" allowOverlap="1" wp14:anchorId="4D282C00" wp14:editId="39ADE394">
                <wp:simplePos x="0" y="0"/>
                <wp:positionH relativeFrom="column">
                  <wp:posOffset>-93980</wp:posOffset>
                </wp:positionH>
                <wp:positionV relativeFrom="paragraph">
                  <wp:posOffset>295275</wp:posOffset>
                </wp:positionV>
                <wp:extent cx="5925185" cy="3701415"/>
                <wp:effectExtent l="0" t="0" r="0" b="0"/>
                <wp:wrapTopAndBottom/>
                <wp:docPr id="10" name="Groep 10"/>
                <wp:cNvGraphicFramePr/>
                <a:graphic xmlns:a="http://schemas.openxmlformats.org/drawingml/2006/main">
                  <a:graphicData uri="http://schemas.microsoft.com/office/word/2010/wordprocessingGroup">
                    <wpg:wgp>
                      <wpg:cNvGrpSpPr/>
                      <wpg:grpSpPr>
                        <a:xfrm>
                          <a:off x="0" y="0"/>
                          <a:ext cx="5925185" cy="3701415"/>
                          <a:chOff x="0" y="0"/>
                          <a:chExt cx="5925185" cy="3701415"/>
                        </a:xfrm>
                      </wpg:grpSpPr>
                      <pic:pic xmlns:pic="http://schemas.openxmlformats.org/drawingml/2006/picture">
                        <pic:nvPicPr>
                          <pic:cNvPr id="25" name="Picture 25"/>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5185" cy="3238500"/>
                          </a:xfrm>
                          <a:prstGeom prst="rect">
                            <a:avLst/>
                          </a:prstGeom>
                          <a:noFill/>
                        </pic:spPr>
                      </pic:pic>
                      <wps:wsp>
                        <wps:cNvPr id="8" name="Tekstvak 8"/>
                        <wps:cNvSpPr txBox="1"/>
                        <wps:spPr>
                          <a:xfrm>
                            <a:off x="0" y="3295650"/>
                            <a:ext cx="5925185" cy="405765"/>
                          </a:xfrm>
                          <a:prstGeom prst="rect">
                            <a:avLst/>
                          </a:prstGeom>
                          <a:solidFill>
                            <a:prstClr val="white"/>
                          </a:solidFill>
                          <a:ln>
                            <a:noFill/>
                          </a:ln>
                        </wps:spPr>
                        <wps:txbx>
                          <w:txbxContent>
                            <w:p w14:paraId="720022E0" w14:textId="0E95C33F" w:rsidR="002F7D5E" w:rsidRPr="00D17C35" w:rsidRDefault="002F7D5E" w:rsidP="00204FBC">
                              <w:pPr>
                                <w:pStyle w:val="Bijschrift"/>
                                <w:rPr>
                                  <w:noProof/>
                                </w:rPr>
                              </w:pPr>
                              <w:ins w:id="66" w:author="Bergen van, Giel" w:date="2022-10-04T15:30:00Z">
                                <w:r>
                                  <w:t xml:space="preserve">Figuur </w:t>
                                </w:r>
                                <w:r>
                                  <w:fldChar w:fldCharType="begin"/>
                                </w:r>
                                <w:r>
                                  <w:instrText xml:space="preserve"> SEQ Figuur \* ARABIC </w:instrText>
                                </w:r>
                              </w:ins>
                              <w:r>
                                <w:fldChar w:fldCharType="separate"/>
                              </w:r>
                              <w:ins w:id="67" w:author="Bergen van, Giel" w:date="2022-10-04T15:30:00Z">
                                <w:r>
                                  <w:rPr>
                                    <w:noProof/>
                                  </w:rPr>
                                  <w:t>1</w:t>
                                </w:r>
                                <w:r>
                                  <w:fldChar w:fldCharType="end"/>
                                </w:r>
                                <w:r>
                                  <w:t xml:space="preserve">: </w:t>
                                </w:r>
                              </w:ins>
                              <w:ins w:id="68" w:author="Bergen van, Giel" w:date="2022-10-04T15:33:00Z">
                                <w:r w:rsidR="00447B29" w:rsidRPr="004E0E64">
                                  <w:t>Stappen in het werkproces, vanaf het inwinnen van de originele data of metingen in het veld tot aan het leveren van de gekeurde, definitieve grondwaterstandgegevens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282C00" id="Groep 10" o:spid="_x0000_s1026" style="position:absolute;margin-left:-7.4pt;margin-top:23.25pt;width:466.55pt;height:291.45pt;z-index:251681792" coordsize="59251,37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">
                <v:shape id="Picture 25" o:spid="_x0000_s1027" type="#_x0000_t75" style="position:absolute;width:59251;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">
                  <v:imagedata r:id="rId21" o:title=""/>
                </v:shape>
                <v:shapetype id="_x0000_t202" coordsize="21600,21600" o:spt="202" path="m,l,21600r21600,l21600,xe">
                  <v:stroke joinstyle="miter"/>
                  <v:path gradientshapeok="t" o:connecttype="rect"/>
                </v:shapetype>
                <v:shape id="Tekstvak 8" o:spid="_x0000_s1028" type="#_x0000_t202" style="position:absolute;top:32956;width:5925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20022E0" w14:textId="0E95C33F" w:rsidR="002F7D5E" w:rsidRPr="00D17C35" w:rsidRDefault="002F7D5E" w:rsidP="00204FBC">
                        <w:pPr>
                          <w:pStyle w:val="Bijschrift"/>
                          <w:rPr>
                            <w:noProof/>
                          </w:rPr>
                        </w:pPr>
                        <w:ins w:id="69" w:author="Bergen van, Giel" w:date="2022-10-04T15:30:00Z">
                          <w:r>
                            <w:t xml:space="preserve">Figuur </w:t>
                          </w:r>
                          <w:r>
                            <w:fldChar w:fldCharType="begin"/>
                          </w:r>
                          <w:r>
                            <w:instrText xml:space="preserve"> SEQ Figuur \* ARABIC </w:instrText>
                          </w:r>
                        </w:ins>
                        <w:r>
                          <w:fldChar w:fldCharType="separate"/>
                        </w:r>
                        <w:ins w:id="70" w:author="Bergen van, Giel" w:date="2022-10-04T15:30:00Z">
                          <w:r>
                            <w:rPr>
                              <w:noProof/>
                            </w:rPr>
                            <w:t>1</w:t>
                          </w:r>
                          <w:r>
                            <w:fldChar w:fldCharType="end"/>
                          </w:r>
                          <w:r>
                            <w:t xml:space="preserve">: </w:t>
                          </w:r>
                        </w:ins>
                        <w:ins w:id="71" w:author="Bergen van, Giel" w:date="2022-10-04T15:33:00Z">
                          <w:r w:rsidR="00447B29" w:rsidRPr="004E0E64">
                            <w:t>Stappen in het werkproces, vanaf het inwinnen van de originele data of metingen in het veld tot aan het leveren van de gekeurde, definitieve grondwaterstandgegevens</w:t>
                          </w:r>
                        </w:ins>
                      </w:p>
                    </w:txbxContent>
                  </v:textbox>
                </v:shape>
                <w10:wrap type="topAndBottom"/>
              </v:group>
            </w:pict>
          </mc:Fallback>
        </mc:AlternateContent>
      </w:r>
    </w:p>
    <w:p w14:paraId="4874ADE0" w14:textId="77777777" w:rsidR="00C13B97" w:rsidRDefault="00C13B97" w:rsidP="00A17175"/>
    <w:p w14:paraId="73AD4053" w14:textId="79E75101" w:rsidR="0069576C" w:rsidRDefault="00C13B97" w:rsidP="00475C82">
      <w:pPr>
        <w:pStyle w:val="Kop2"/>
      </w:pPr>
      <w:bookmarkStart w:id="72" w:name="_Toc116995897"/>
      <w:r>
        <w:t>Het bron-datamodel</w:t>
      </w:r>
      <w:bookmarkEnd w:id="72"/>
    </w:p>
    <w:p w14:paraId="4867A39B" w14:textId="00B012EA" w:rsidR="00C13B97" w:rsidRPr="00C742AF" w:rsidRDefault="00C742AF" w:rsidP="0069576C">
      <w:ins w:id="73" w:author="Bergen van, Giel" w:date="2022-10-10T10:27:00Z">
        <w:r w:rsidRPr="00C742AF">
          <w:t xml:space="preserve">Volgens het QC-protocol </w:t>
        </w:r>
        <w:r w:rsidRPr="00C742AF">
          <w:fldChar w:fldCharType="begin"/>
        </w:r>
        <w:r w:rsidRPr="00C742AF">
          <w:instrText xml:space="preserve"> ADDIN EN.CITE &lt;EndNote&gt;&lt;Cite&gt;&lt;Author&gt;Platform meetnetbeheerders&lt;/Author&gt;&lt;Year&gt;2018&lt;/Year&gt;&lt;RecNum&gt;723&lt;/RecNum&gt;&lt;DisplayText&gt;(Platform meetnetbeheerders, 2018)&lt;/DisplayText&gt;&lt;record&gt;&lt;rec-number&gt;723&lt;/rec-number&gt;&lt;foreign-keys&gt;&lt;key app="EN" db-id="x52xv2rfga909cezrvivv2xcf9ztt0902a9x" timestamp="1424105491"&gt;723&lt;/key&gt;&lt;/foreign-keys&gt;&lt;ref-type name="Book"&gt;6&lt;/ref-type&gt;&lt;contributors&gt;&lt;authors&gt;&lt;author&gt;Platform meetnetbeheerders,&lt;/author&gt;&lt;/authors&gt;&lt;/contributors&gt;&lt;titles&gt;&lt;title&gt;Kwaliteitsborging grondwaterstands- en stijghoogtegegevens: Protocol voor datakwaliteitscontrole (QC) (versie 2.0)&lt;/title&gt;&lt;/titles&gt;&lt;dates&gt;&lt;year&gt;2018&lt;/year&gt;&lt;pub-dates&gt;&lt;date&gt;2018&lt;/date&gt;&lt;/pub-dates&gt;&lt;/dates&gt;&lt;pub-location&gt;Arnhem&lt;/pub-location&gt;&lt;publisher&gt;Rapport PMB2018, Platform meetnetbeheerders grondwaterkwantiteit provincies&lt;/publisher&gt;&lt;label&gt;8910&lt;/label&gt;&lt;urls&gt;&lt;/urls&gt;&lt;/record&gt;&lt;/Cite&gt;&lt;/EndNote&gt;</w:instrText>
        </w:r>
        <w:r w:rsidRPr="00C742AF">
          <w:fldChar w:fldCharType="separate"/>
        </w:r>
        <w:r w:rsidRPr="00C742AF">
          <w:t>(Platform meetnetbeheerders, 2018)</w:t>
        </w:r>
        <w:r w:rsidRPr="00C742AF">
          <w:fldChar w:fldCharType="end"/>
        </w:r>
        <w:r w:rsidRPr="00C742AF">
          <w:t xml:space="preserve"> dienen voor opslag en uitwisseling van </w:t>
        </w:r>
      </w:ins>
      <w:proofErr w:type="spellStart"/>
      <w:ins w:id="74" w:author="Bergen van, Giel" w:date="2022-10-10T10:28:00Z">
        <w:r>
          <w:t>bron-</w:t>
        </w:r>
      </w:ins>
      <w:ins w:id="75" w:author="Bergen van, Giel" w:date="2022-10-10T10:27:00Z">
        <w:r w:rsidRPr="00C742AF">
          <w:t>gegevens</w:t>
        </w:r>
        <w:proofErr w:type="spellEnd"/>
        <w:r w:rsidRPr="00C742AF">
          <w:t xml:space="preserve"> open, eenduidig en expliciet gedefinieerde dataformats, datadefinities en datamodellen gebruikt te worden. Een eis of richtlijn is verder dat daarbij de gegevens in originele, onbewerkte en ongefilterde toestand opgeslagen dienen te worden, met daarnaast de uitgevoerde omrekeningen, controles, correcties en keurmerken.</w:t>
        </w:r>
      </w:ins>
    </w:p>
    <w:p w14:paraId="1CBD8E0E" w14:textId="5EEA9E3E" w:rsidR="00C13B97" w:rsidRDefault="00C13B97" w:rsidP="0069576C">
      <w:pPr>
        <w:rPr>
          <w:highlight w:val="yellow"/>
        </w:rPr>
      </w:pPr>
    </w:p>
    <w:p w14:paraId="588994B4" w14:textId="2F27DD0F" w:rsidR="0069576C" w:rsidRPr="009C5463" w:rsidRDefault="001466E4" w:rsidP="0069576C">
      <w:r>
        <w:rPr>
          <w:noProof/>
        </w:rPr>
        <w:lastRenderedPageBreak/>
        <mc:AlternateContent>
          <mc:Choice Requires="wpg">
            <w:drawing>
              <wp:anchor distT="0" distB="0" distL="114300" distR="114300" simplePos="0" relativeHeight="251678720" behindDoc="0" locked="0" layoutInCell="1" allowOverlap="1" wp14:anchorId="7EE99CB2" wp14:editId="0E4BF441">
                <wp:simplePos x="0" y="0"/>
                <wp:positionH relativeFrom="column">
                  <wp:posOffset>-36830</wp:posOffset>
                </wp:positionH>
                <wp:positionV relativeFrom="paragraph">
                  <wp:posOffset>123825</wp:posOffset>
                </wp:positionV>
                <wp:extent cx="5831840" cy="3701415"/>
                <wp:effectExtent l="0" t="0" r="0" b="0"/>
                <wp:wrapTopAndBottom/>
                <wp:docPr id="5" name="Groep 5"/>
                <wp:cNvGraphicFramePr/>
                <a:graphic xmlns:a="http://schemas.openxmlformats.org/drawingml/2006/main">
                  <a:graphicData uri="http://schemas.microsoft.com/office/word/2010/wordprocessingGroup">
                    <wpg:wgp>
                      <wpg:cNvGrpSpPr/>
                      <wpg:grpSpPr>
                        <a:xfrm>
                          <a:off x="0" y="0"/>
                          <a:ext cx="5831840" cy="3701415"/>
                          <a:chOff x="0" y="0"/>
                          <a:chExt cx="5831840" cy="3701415"/>
                        </a:xfrm>
                      </wpg:grpSpPr>
                      <pic:pic xmlns:pic="http://schemas.openxmlformats.org/drawingml/2006/picture">
                        <pic:nvPicPr>
                          <pic:cNvPr id="3" name="Picture 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1840" cy="3236595"/>
                          </a:xfrm>
                          <a:prstGeom prst="rect">
                            <a:avLst/>
                          </a:prstGeom>
                          <a:noFill/>
                        </pic:spPr>
                      </pic:pic>
                      <wps:wsp>
                        <wps:cNvPr id="4" name="Tekstvak 4"/>
                        <wps:cNvSpPr txBox="1"/>
                        <wps:spPr>
                          <a:xfrm>
                            <a:off x="0" y="3295650"/>
                            <a:ext cx="5831840" cy="405765"/>
                          </a:xfrm>
                          <a:prstGeom prst="rect">
                            <a:avLst/>
                          </a:prstGeom>
                          <a:solidFill>
                            <a:prstClr val="white"/>
                          </a:solidFill>
                          <a:ln>
                            <a:noFill/>
                          </a:ln>
                        </wps:spPr>
                        <wps:txbx>
                          <w:txbxContent>
                            <w:p w14:paraId="7AA69127" w14:textId="371854E6" w:rsidR="001466E4" w:rsidRPr="00560EF3" w:rsidRDefault="001466E4" w:rsidP="006E7CD3">
                              <w:pPr>
                                <w:pStyle w:val="Bijschrift"/>
                                <w:rPr>
                                  <w:rFonts w:ascii="Georgia" w:hAnsi="Georgia"/>
                                  <w:noProof/>
                                  <w:sz w:val="19"/>
                                </w:rPr>
                              </w:pPr>
                              <w:bookmarkStart w:id="76" w:name="_Ref115790471"/>
                              <w:r>
                                <w:t xml:space="preserve">Figuur </w:t>
                              </w:r>
                              <w:r w:rsidR="001E2BFD">
                                <w:fldChar w:fldCharType="begin"/>
                              </w:r>
                              <w:r w:rsidR="001E2BFD">
                                <w:instrText xml:space="preserve"> SEQ Figuur \* ARABIC </w:instrText>
                              </w:r>
                              <w:r w:rsidR="001E2BFD">
                                <w:fldChar w:fldCharType="separate"/>
                              </w:r>
                              <w:r w:rsidR="006E7CD3">
                                <w:rPr>
                                  <w:noProof/>
                                </w:rPr>
                                <w:t>2</w:t>
                              </w:r>
                              <w:r w:rsidR="001E2BFD">
                                <w:rPr>
                                  <w:noProof/>
                                </w:rPr>
                                <w:fldChar w:fldCharType="end"/>
                              </w:r>
                              <w:bookmarkEnd w:id="76"/>
                              <w:r>
                                <w:t>: Schematische weergave van de globale opzet en inhoud van het zogeheten bron</w:t>
                              </w:r>
                              <w:r w:rsidR="000E7A4B">
                                <w:t>-</w:t>
                              </w:r>
                              <w:r>
                                <w:t>datamodel dat MenyanthesOS en de QC-Wizard gebruiken voor dataopslag en uitwisseling.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E99CB2" id="Groep 5" o:spid="_x0000_s1029" style="position:absolute;margin-left:-2.9pt;margin-top:9.75pt;width:459.2pt;height:291.45pt;z-index:251678720" coordsize="58318,3701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">
                <v:shape id="Picture 3" o:spid="_x0000_s1030" type="#_x0000_t75" style="position:absolute;width:58318;height:3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">
                  <v:imagedata r:id="rId23" o:title=""/>
                </v:shape>
                <v:shape id="Tekstvak 4" o:spid="_x0000_s1031" type="#_x0000_t202" style="position:absolute;top:32956;width:58318;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7AA69127" w14:textId="371854E6" w:rsidR="001466E4" w:rsidRPr="00560EF3" w:rsidRDefault="001466E4" w:rsidP="006E7CD3">
                        <w:pPr>
                          <w:pStyle w:val="Bijschrift"/>
                          <w:rPr>
                            <w:rFonts w:ascii="Georgia" w:hAnsi="Georgia"/>
                            <w:noProof/>
                            <w:sz w:val="19"/>
                          </w:rPr>
                        </w:pPr>
                        <w:bookmarkStart w:id="77" w:name="_Ref115790471"/>
                        <w:r>
                          <w:t xml:space="preserve">Figuur </w:t>
                        </w:r>
                        <w:r w:rsidR="001E2BFD">
                          <w:fldChar w:fldCharType="begin"/>
                        </w:r>
                        <w:r w:rsidR="001E2BFD">
                          <w:instrText xml:space="preserve"> SEQ Figuur \* ARABIC </w:instrText>
                        </w:r>
                        <w:r w:rsidR="001E2BFD">
                          <w:fldChar w:fldCharType="separate"/>
                        </w:r>
                        <w:r w:rsidR="006E7CD3">
                          <w:rPr>
                            <w:noProof/>
                          </w:rPr>
                          <w:t>2</w:t>
                        </w:r>
                        <w:r w:rsidR="001E2BFD">
                          <w:rPr>
                            <w:noProof/>
                          </w:rPr>
                          <w:fldChar w:fldCharType="end"/>
                        </w:r>
                        <w:bookmarkEnd w:id="77"/>
                        <w:r>
                          <w:t>: Schematische weergave van de globale opzet en inhoud van het zogeheten bron</w:t>
                        </w:r>
                        <w:r w:rsidR="000E7A4B">
                          <w:t>-</w:t>
                        </w:r>
                        <w:r>
                          <w:t>datamodel dat MenyanthesOS en de QC-Wizard gebruiken voor dataopslag en uitwisseling.</w:t>
                        </w:r>
                      </w:p>
                    </w:txbxContent>
                  </v:textbox>
                </v:shape>
                <w10:wrap type="topAndBottom"/>
              </v:group>
            </w:pict>
          </mc:Fallback>
        </mc:AlternateContent>
      </w:r>
      <w:r w:rsidR="0069576C" w:rsidRPr="009C5463">
        <w:rPr>
          <w:highlight w:val="yellow"/>
        </w:rPr>
        <w:t>&lt;nader uit te werken&gt;</w:t>
      </w:r>
    </w:p>
    <w:p w14:paraId="7E6894D7" w14:textId="77777777" w:rsidR="0069576C" w:rsidRDefault="0069576C">
      <w:pPr>
        <w:spacing w:line="280" w:lineRule="atLeast"/>
        <w:ind w:left="851" w:hanging="851"/>
        <w:rPr>
          <w:rFonts w:ascii="Arial" w:eastAsiaTheme="majorEastAsia" w:hAnsi="Arial" w:cstheme="majorBidi"/>
          <w:sz w:val="24"/>
          <w:szCs w:val="32"/>
        </w:rPr>
      </w:pPr>
      <w:r>
        <w:br w:type="page"/>
      </w:r>
    </w:p>
    <w:p w14:paraId="2E44C573" w14:textId="1ED7F89D" w:rsidR="001940CD" w:rsidRDefault="00846135" w:rsidP="00475C82">
      <w:pPr>
        <w:pStyle w:val="Kop1"/>
      </w:pPr>
      <w:bookmarkStart w:id="78" w:name="_Toc116995898"/>
      <w:ins w:id="79" w:author="Bergen van, Giel" w:date="2022-10-04T15:58:00Z">
        <w:r>
          <w:lastRenderedPageBreak/>
          <w:t xml:space="preserve">Opslag en </w:t>
        </w:r>
      </w:ins>
      <w:del w:id="80" w:author="Bergen van, Giel" w:date="2022-10-04T15:58:00Z">
        <w:r w:rsidR="0075252F" w:rsidDel="00846135">
          <w:delText>U</w:delText>
        </w:r>
      </w:del>
      <w:ins w:id="81" w:author="Bergen van, Giel" w:date="2022-10-04T15:58:00Z">
        <w:r>
          <w:t>u</w:t>
        </w:r>
      </w:ins>
      <w:r w:rsidR="0075252F">
        <w:t xml:space="preserve">itwisseling van </w:t>
      </w:r>
      <w:r w:rsidR="00623828" w:rsidRPr="00623828">
        <w:t>Bron-</w:t>
      </w:r>
      <w:r w:rsidR="0075252F">
        <w:t>bestanden</w:t>
      </w:r>
      <w:bookmarkEnd w:id="78"/>
    </w:p>
    <w:p w14:paraId="125C5136" w14:textId="05CABBC2" w:rsidR="0069576C" w:rsidRDefault="0069576C" w:rsidP="00475C82">
      <w:pPr>
        <w:pStyle w:val="Kop2"/>
      </w:pPr>
      <w:bookmarkStart w:id="82" w:name="_Toc114504679"/>
      <w:bookmarkStart w:id="83" w:name="_Toc116995899"/>
      <w:r>
        <w:t>Inleiding</w:t>
      </w:r>
      <w:bookmarkEnd w:id="83"/>
      <w:r>
        <w:t xml:space="preserve"> </w:t>
      </w:r>
      <w:bookmarkEnd w:id="82"/>
    </w:p>
    <w:p w14:paraId="50AA08F1" w14:textId="75840CA0" w:rsidR="00CF7256" w:rsidRDefault="00CF7256" w:rsidP="00CF7256">
      <w:pPr>
        <w:rPr>
          <w:ins w:id="84" w:author="Bergen van, Giel" w:date="2022-10-03T14:09:00Z"/>
        </w:rPr>
      </w:pPr>
      <w:ins w:id="85" w:author="Bergen van, Giel" w:date="2022-10-03T14:09:00Z">
        <w:r>
          <w:t xml:space="preserve">Volgens </w:t>
        </w:r>
        <w:r w:rsidRPr="00C63E35">
          <w:t>het QC-</w:t>
        </w:r>
        <w:r w:rsidRPr="00483332">
          <w:t xml:space="preserve">protocol </w:t>
        </w:r>
        <w:r>
          <w:t xml:space="preserve">dienen voor </w:t>
        </w:r>
        <w:r w:rsidRPr="00C63E35">
          <w:t>opslag en uitwisseling van gegevens</w:t>
        </w:r>
        <w:r>
          <w:t xml:space="preserve"> </w:t>
        </w:r>
        <w:r w:rsidRPr="00C63E35">
          <w:t xml:space="preserve">open, eenduidig en expliciet gedefinieerde dataformats, datadefinities en datamodellen </w:t>
        </w:r>
        <w:r>
          <w:t xml:space="preserve">gebruikt te worden. Een eis of richtlijn is verder dat daarbij de gegevens in originele, </w:t>
        </w:r>
        <w:r w:rsidRPr="00AF6B09">
          <w:t>onbewerkte en ongefilterde toestand</w:t>
        </w:r>
        <w:r>
          <w:t xml:space="preserve"> opgeslagen dienen te worden, met daarnaast de uitgevoerde omrekeningen, controles, correcties en keurmerken.</w:t>
        </w:r>
      </w:ins>
    </w:p>
    <w:p w14:paraId="1A580940" w14:textId="69BB4745" w:rsidR="0039230E" w:rsidRPr="009C5463" w:rsidDel="00BB3FF6" w:rsidRDefault="0069576C" w:rsidP="0069576C">
      <w:pPr>
        <w:rPr>
          <w:del w:id="86" w:author="Bergen van, Giel" w:date="2022-10-03T14:09:00Z"/>
        </w:rPr>
      </w:pPr>
      <w:del w:id="87" w:author="Bergen van, Giel" w:date="2022-10-03T14:09:00Z">
        <w:r w:rsidRPr="009C5463" w:rsidDel="00CF7256">
          <w:rPr>
            <w:highlight w:val="yellow"/>
          </w:rPr>
          <w:delText>&lt;nader uit te werken&gt;</w:delText>
        </w:r>
      </w:del>
    </w:p>
    <w:p w14:paraId="63D49316" w14:textId="78CE0513" w:rsidR="005D51AB" w:rsidRDefault="00CD492D" w:rsidP="00483332">
      <w:pPr>
        <w:rPr>
          <w:ins w:id="88" w:author="Bergen van, Giel" w:date="2022-10-03T14:10:00Z"/>
        </w:rPr>
      </w:pPr>
      <w:ins w:id="89" w:author="Bergen van, Giel" w:date="2022-10-03T14:11:00Z">
        <w:r>
          <w:t>Het zogeheten bron-format is het format dat MenyanthesOS en de QC-Wizard zelf gebruiken voor dataopslag en uitwisseling</w:t>
        </w:r>
      </w:ins>
      <w:ins w:id="90" w:author="Bergen van, Giel" w:date="2022-10-04T15:27:00Z">
        <w:r w:rsidR="00187E2B">
          <w:t xml:space="preserve">, de structuur is </w:t>
        </w:r>
      </w:ins>
      <w:ins w:id="91" w:author="Bergen van, Giel" w:date="2022-10-04T15:39:00Z">
        <w:r w:rsidR="0079106F">
          <w:t>dat het naadloos aansluit bij de datamodellen van de BRO zelf aan de ene kant, terwijl het aan de andere kant ook ruimte laat voor opslag en uitwisseling van de relevante bron- en QC-gegevens. Dergelijke aanvullende gegevens worden daarbij netjes afgebakend en ‘</w:t>
        </w:r>
        <w:proofErr w:type="spellStart"/>
        <w:r w:rsidR="0079106F">
          <w:t>gemapt</w:t>
        </w:r>
        <w:proofErr w:type="spellEnd"/>
        <w:r w:rsidR="0079106F">
          <w:t xml:space="preserve">’ op de BRO-gegevens. Het spreadsheet- en tabelformat format is bovendien eenvoudig overdraagbaar en vertaalbaar in verschillende varianten en platforms. De </w:t>
        </w:r>
        <w:r w:rsidR="0079106F" w:rsidRPr="002925B5">
          <w:t>globale opzet en inhoud van het zogeheten bron-format</w:t>
        </w:r>
        <w:r w:rsidR="0079106F">
          <w:t xml:space="preserve"> zijn weergegeven in</w:t>
        </w:r>
      </w:ins>
      <w:ins w:id="92" w:author="Bergen van, Giel" w:date="2022-10-04T15:40:00Z">
        <w:r w:rsidR="00220405">
          <w:t xml:space="preserve"> </w:t>
        </w:r>
        <w:r w:rsidR="00220405">
          <w:fldChar w:fldCharType="begin"/>
        </w:r>
        <w:r w:rsidR="00220405">
          <w:instrText xml:space="preserve"> REF _Ref115790471 \h </w:instrText>
        </w:r>
      </w:ins>
      <w:r w:rsidR="00220405">
        <w:fldChar w:fldCharType="separate"/>
      </w:r>
      <w:ins w:id="93" w:author="Bergen van, Giel" w:date="2022-10-04T15:40:00Z">
        <w:r w:rsidR="00220405">
          <w:t xml:space="preserve">Figuur </w:t>
        </w:r>
        <w:r w:rsidR="00220405">
          <w:rPr>
            <w:noProof/>
          </w:rPr>
          <w:t>2</w:t>
        </w:r>
        <w:r w:rsidR="00220405">
          <w:fldChar w:fldCharType="end"/>
        </w:r>
      </w:ins>
      <w:ins w:id="94" w:author="Bergen van, Giel" w:date="2022-10-04T15:39:00Z">
        <w:r w:rsidR="0079106F" w:rsidRPr="00053049">
          <w:t>.</w:t>
        </w:r>
        <w:r w:rsidR="0079106F">
          <w:t xml:space="preserve"> </w:t>
        </w:r>
      </w:ins>
    </w:p>
    <w:p w14:paraId="76131938" w14:textId="77777777" w:rsidR="00A00E51" w:rsidRPr="0069576C" w:rsidRDefault="00A00E51" w:rsidP="00483332"/>
    <w:p w14:paraId="6A8BB90B" w14:textId="5D545A18" w:rsidR="0069576C" w:rsidRDefault="0069576C" w:rsidP="00475C82">
      <w:pPr>
        <w:pStyle w:val="Kop2"/>
      </w:pPr>
      <w:bookmarkStart w:id="95" w:name="_Toc116995900"/>
      <w:r>
        <w:t>HDF5</w:t>
      </w:r>
      <w:bookmarkEnd w:id="95"/>
    </w:p>
    <w:p w14:paraId="4D4A45B4" w14:textId="2DAF24A7" w:rsidR="007406D5" w:rsidRDefault="001940CD" w:rsidP="001940CD">
      <w:r>
        <w:t xml:space="preserve">HDF5 is een </w:t>
      </w:r>
      <w:r w:rsidR="00D30C9B">
        <w:t xml:space="preserve">open </w:t>
      </w:r>
      <w:r>
        <w:t xml:space="preserve">hiërarchisch binair bestandsformaat: een specificatie </w:t>
      </w:r>
      <w:r w:rsidR="00D30C9B">
        <w:t xml:space="preserve">hoe </w:t>
      </w:r>
      <w:r>
        <w:t>gegevens in een bestand</w:t>
      </w:r>
      <w:r w:rsidR="00D30C9B">
        <w:t xml:space="preserve"> kunnen worden opgeslagen</w:t>
      </w:r>
      <w:r w:rsidR="00F511CB">
        <w:t xml:space="preserve">, de </w:t>
      </w:r>
      <w:r w:rsidR="00744C79">
        <w:t xml:space="preserve">HDF5 </w:t>
      </w:r>
      <w:r w:rsidR="00F511CB">
        <w:t>standaard wordt onderhouden door The HDF Group (</w:t>
      </w:r>
      <w:hyperlink r:id="rId24" w:history="1">
        <w:r w:rsidR="00F511CB" w:rsidRPr="008B0FB8">
          <w:rPr>
            <w:rStyle w:val="Hyperlink"/>
          </w:rPr>
          <w:t>https://www.hdfgroup.org</w:t>
        </w:r>
      </w:hyperlink>
      <w:r w:rsidR="00F511CB">
        <w:t xml:space="preserve">). </w:t>
      </w:r>
      <w:r w:rsidR="00744C79">
        <w:t>Naast het actief ontwikkelen van de standaard</w:t>
      </w:r>
      <w:r w:rsidR="00744C79">
        <w:rPr>
          <w:rStyle w:val="Voetnootmarkering"/>
        </w:rPr>
        <w:footnoteReference w:id="1"/>
      </w:r>
      <w:r w:rsidR="00744C79">
        <w:t xml:space="preserve"> ontwikkelt </w:t>
      </w:r>
      <w:r w:rsidR="00F511CB">
        <w:t>The HDF5 Group</w:t>
      </w:r>
      <w:r w:rsidR="009641BB">
        <w:t xml:space="preserve"> ook </w:t>
      </w:r>
      <w:r w:rsidR="00744C79">
        <w:t>een library genaamd ‘</w:t>
      </w:r>
      <w:r w:rsidR="007B0225">
        <w:t>HDF5</w:t>
      </w:r>
      <w:r w:rsidR="00744C79">
        <w:t xml:space="preserve">’ die de standaard implementeert. met HDF5 bestanden kan worden gewerkt. De library </w:t>
      </w:r>
      <w:r w:rsidR="0070566C">
        <w:t xml:space="preserve">‘HDF5’ </w:t>
      </w:r>
      <w:r w:rsidR="00744C79">
        <w:t xml:space="preserve">ondersteunt de programmeertalen C, </w:t>
      </w:r>
      <w:r w:rsidR="00DC1AE3">
        <w:t>C++, Fortran en Java</w:t>
      </w:r>
      <w:r w:rsidR="00744C79">
        <w:t xml:space="preserve"> en is beschikbaar onder een </w:t>
      </w:r>
      <w:proofErr w:type="spellStart"/>
      <w:r w:rsidR="00744C79">
        <w:t>permissive</w:t>
      </w:r>
      <w:proofErr w:type="spellEnd"/>
      <w:r w:rsidR="00744C79">
        <w:t xml:space="preserve"> vrije software licentie (BSD-3 clause).</w:t>
      </w:r>
      <w:r w:rsidR="00920748">
        <w:t xml:space="preserve"> The HDF Group </w:t>
      </w:r>
      <w:r w:rsidR="00010E6E">
        <w:t>ondersteunt ook nog HDF4, een oudere standaard, daar gaan wij verder niet op in.</w:t>
      </w:r>
    </w:p>
    <w:p w14:paraId="0977681C" w14:textId="77777777" w:rsidR="009641BB" w:rsidRPr="002974E6" w:rsidRDefault="009641BB" w:rsidP="001940CD"/>
    <w:p w14:paraId="6BD129E7" w14:textId="7F87A671" w:rsidR="006B6EC3" w:rsidRDefault="001940CD" w:rsidP="001940CD">
      <w:r>
        <w:t>De structuur van HDF5</w:t>
      </w:r>
      <w:r w:rsidR="00B82B54">
        <w:t>-</w:t>
      </w:r>
      <w:r>
        <w:t xml:space="preserve">bestanden is heel vergelijkbaar met een (Unix) directorystructuur: er zijn </w:t>
      </w:r>
      <w:proofErr w:type="spellStart"/>
      <w:r>
        <w:t>Groups</w:t>
      </w:r>
      <w:proofErr w:type="spellEnd"/>
      <w:r>
        <w:t xml:space="preserve"> (</w:t>
      </w:r>
      <w:r w:rsidR="00E830BD">
        <w:t xml:space="preserve">analoog aan </w:t>
      </w:r>
      <w:r>
        <w:t>mappen) en Datasets (bestanden)</w:t>
      </w:r>
      <w:r w:rsidR="00DA1B3E">
        <w:t xml:space="preserve">, </w:t>
      </w:r>
      <w:r w:rsidR="006B6EC3">
        <w:t xml:space="preserve">allemaal onder het top-level </w:t>
      </w:r>
      <w:r w:rsidR="00DA1B3E">
        <w:t>`/`</w:t>
      </w:r>
      <w:r w:rsidR="006B6EC3">
        <w:t xml:space="preserve"> geplaatst</w:t>
      </w:r>
      <w:r>
        <w:t>.</w:t>
      </w:r>
      <w:r w:rsidR="006B6EC3">
        <w:t xml:space="preserve"> </w:t>
      </w:r>
      <w:r>
        <w:t xml:space="preserve"> </w:t>
      </w:r>
      <w:proofErr w:type="spellStart"/>
      <w:r w:rsidR="006B6EC3">
        <w:t>Groups</w:t>
      </w:r>
      <w:proofErr w:type="spellEnd"/>
      <w:r w:rsidR="006B6EC3">
        <w:t xml:space="preserve"> </w:t>
      </w:r>
      <w:r w:rsidR="00D06887">
        <w:t xml:space="preserve">kunnen </w:t>
      </w:r>
      <w:r w:rsidR="006B6EC3">
        <w:t xml:space="preserve">zelf </w:t>
      </w:r>
      <w:r w:rsidR="00E830BD">
        <w:t xml:space="preserve">niet </w:t>
      </w:r>
      <w:r w:rsidR="006B6EC3">
        <w:t>direct gegeven</w:t>
      </w:r>
      <w:r w:rsidR="00E830BD">
        <w:t>s</w:t>
      </w:r>
      <w:r w:rsidR="00D06887">
        <w:t xml:space="preserve"> bevatten</w:t>
      </w:r>
      <w:r w:rsidR="006B6EC3">
        <w:t xml:space="preserve">, maar </w:t>
      </w:r>
      <w:r w:rsidR="00921FE7">
        <w:t xml:space="preserve">kunnen </w:t>
      </w:r>
      <w:r w:rsidR="00E830BD">
        <w:t xml:space="preserve">wel </w:t>
      </w:r>
      <w:r w:rsidR="006B6EC3">
        <w:t xml:space="preserve">andere </w:t>
      </w:r>
      <w:proofErr w:type="spellStart"/>
      <w:r w:rsidR="006B6EC3">
        <w:t>Groups</w:t>
      </w:r>
      <w:proofErr w:type="spellEnd"/>
      <w:r w:rsidR="006B6EC3">
        <w:t xml:space="preserve"> en Datasets</w:t>
      </w:r>
      <w:r w:rsidR="00E830BD">
        <w:t xml:space="preserve"> bevatten</w:t>
      </w:r>
      <w:r w:rsidR="006B6EC3">
        <w:t>.</w:t>
      </w:r>
    </w:p>
    <w:p w14:paraId="321CFE61" w14:textId="77777777" w:rsidR="006B6EC3" w:rsidRDefault="006B6EC3" w:rsidP="001940CD"/>
    <w:p w14:paraId="1F57A844" w14:textId="5A53FA47" w:rsidR="001940CD" w:rsidRDefault="006B6EC3" w:rsidP="001940CD">
      <w:r>
        <w:t xml:space="preserve">Om dit concreet te maken kijken </w:t>
      </w:r>
      <w:r w:rsidR="00EB68B9">
        <w:t xml:space="preserve">naar het voorbeeld van </w:t>
      </w:r>
      <w:r w:rsidR="008E5E1B">
        <w:t xml:space="preserve">een HDF5-bestand </w:t>
      </w:r>
      <w:r w:rsidR="00EB68B9">
        <w:t xml:space="preserve">met </w:t>
      </w:r>
      <w:r w:rsidR="008E5E1B">
        <w:t xml:space="preserve">een </w:t>
      </w:r>
      <w:r>
        <w:t xml:space="preserve">Dataset </w:t>
      </w:r>
      <w:r w:rsidR="00EB68B9">
        <w:t>genaamd</w:t>
      </w:r>
      <w:r w:rsidR="00E830BD">
        <w:t xml:space="preserve"> </w:t>
      </w:r>
      <w:r w:rsidR="001940CD">
        <w:t>`/</w:t>
      </w:r>
      <w:proofErr w:type="spellStart"/>
      <w:r w:rsidR="001940CD">
        <w:t>group</w:t>
      </w:r>
      <w:proofErr w:type="spellEnd"/>
      <w:r w:rsidR="001940CD">
        <w:t>/</w:t>
      </w:r>
      <w:proofErr w:type="spellStart"/>
      <w:r w:rsidR="001940CD">
        <w:t>subgroup</w:t>
      </w:r>
      <w:proofErr w:type="spellEnd"/>
      <w:r w:rsidR="001940CD">
        <w:t>/data5`</w:t>
      </w:r>
      <w:r w:rsidR="00E830BD">
        <w:t xml:space="preserve"> bevindt</w:t>
      </w:r>
      <w:r>
        <w:t>.</w:t>
      </w:r>
      <w:r w:rsidR="00DA1B3E">
        <w:t xml:space="preserve"> </w:t>
      </w:r>
      <w:r>
        <w:t xml:space="preserve">Dit pad </w:t>
      </w:r>
      <w:r w:rsidR="00DA1B3E">
        <w:t xml:space="preserve">betekent dat </w:t>
      </w:r>
      <w:r w:rsidR="00EB68B9">
        <w:t xml:space="preserve">de naam van de Dataset </w:t>
      </w:r>
      <w:r>
        <w:t xml:space="preserve">`data5` </w:t>
      </w:r>
      <w:r w:rsidR="00EB68B9">
        <w:t xml:space="preserve">is, </w:t>
      </w:r>
      <w:r>
        <w:t>zich in de Group</w:t>
      </w:r>
      <w:r w:rsidR="008E5E1B">
        <w:t xml:space="preserve"> </w:t>
      </w:r>
      <w:r>
        <w:t>`</w:t>
      </w:r>
      <w:proofErr w:type="spellStart"/>
      <w:r>
        <w:t>subgroup</w:t>
      </w:r>
      <w:proofErr w:type="spellEnd"/>
      <w:r>
        <w:t xml:space="preserve">`, die op zijn beurt weer in de Group </w:t>
      </w:r>
      <w:r w:rsidR="001940CD">
        <w:t>`</w:t>
      </w:r>
      <w:proofErr w:type="spellStart"/>
      <w:r w:rsidR="001940CD">
        <w:t>group</w:t>
      </w:r>
      <w:proofErr w:type="spellEnd"/>
      <w:r w:rsidR="00DA1B3E">
        <w:t>`</w:t>
      </w:r>
      <w:r w:rsidR="001940CD">
        <w:t xml:space="preserve"> </w:t>
      </w:r>
      <w:r>
        <w:t xml:space="preserve">bevindt, die </w:t>
      </w:r>
      <w:r w:rsidR="008E5E1B">
        <w:t xml:space="preserve">zich </w:t>
      </w:r>
      <w:r>
        <w:t xml:space="preserve">in het top-level </w:t>
      </w:r>
      <w:r w:rsidR="008E5E1B">
        <w:t xml:space="preserve"> `/` bevindt.</w:t>
      </w:r>
      <w:r w:rsidR="00795707">
        <w:t xml:space="preserve"> </w:t>
      </w:r>
    </w:p>
    <w:p w14:paraId="5B8440FF" w14:textId="7BBE4C5A" w:rsidR="009811B0" w:rsidRDefault="009811B0" w:rsidP="001940CD"/>
    <w:p w14:paraId="51083E69" w14:textId="29D9DA89" w:rsidR="00EA09AE" w:rsidRDefault="009811B0" w:rsidP="00803669">
      <w:r>
        <w:t xml:space="preserve">Naast gegevens, die alleen in Datasets zitten, zijn er ook </w:t>
      </w:r>
      <w:proofErr w:type="spellStart"/>
      <w:r w:rsidR="001D3A88">
        <w:t>A</w:t>
      </w:r>
      <w:r>
        <w:t>ttribute</w:t>
      </w:r>
      <w:r w:rsidR="001D3A88">
        <w:t>s</w:t>
      </w:r>
      <w:proofErr w:type="spellEnd"/>
      <w:r w:rsidR="00803669">
        <w:t>.</w:t>
      </w:r>
      <w:r>
        <w:t xml:space="preserve"> </w:t>
      </w:r>
      <w:proofErr w:type="spellStart"/>
      <w:r w:rsidR="00803669">
        <w:t>Attribute</w:t>
      </w:r>
      <w:r w:rsidR="001D3A88">
        <w:t>s</w:t>
      </w:r>
      <w:proofErr w:type="spellEnd"/>
      <w:r w:rsidR="00803669">
        <w:t xml:space="preserve"> </w:t>
      </w:r>
      <w:r w:rsidR="002D32E4">
        <w:t xml:space="preserve">hebben een </w:t>
      </w:r>
      <w:r>
        <w:t xml:space="preserve">naam </w:t>
      </w:r>
      <w:r w:rsidR="002D32E4">
        <w:t xml:space="preserve">en een waarde, </w:t>
      </w:r>
      <w:r w:rsidR="00EA09AE">
        <w:t xml:space="preserve">en </w:t>
      </w:r>
      <w:r w:rsidR="0038070B">
        <w:t xml:space="preserve">kunnen </w:t>
      </w:r>
      <w:r w:rsidR="00EA09AE">
        <w:t xml:space="preserve">als metadata </w:t>
      </w:r>
      <w:r w:rsidR="0038070B">
        <w:t xml:space="preserve">bij </w:t>
      </w:r>
      <w:r>
        <w:t xml:space="preserve">een Group of Dataset </w:t>
      </w:r>
      <w:r w:rsidR="0038070B">
        <w:t xml:space="preserve">worden opgeslagen </w:t>
      </w:r>
      <w:r w:rsidR="00EA09AE">
        <w:t>voor context</w:t>
      </w:r>
      <w:r w:rsidR="00803669">
        <w:t xml:space="preserve">. </w:t>
      </w:r>
      <w:r w:rsidR="005C62EC">
        <w:t xml:space="preserve">Als motivatie voor </w:t>
      </w:r>
      <w:proofErr w:type="spellStart"/>
      <w:r w:rsidR="005C62EC">
        <w:t>Attributes</w:t>
      </w:r>
      <w:proofErr w:type="spellEnd"/>
      <w:r w:rsidR="005C62EC">
        <w:t xml:space="preserve">, neem aan dat we </w:t>
      </w:r>
      <w:r w:rsidR="00803669">
        <w:t xml:space="preserve">een Dataset </w:t>
      </w:r>
      <w:r w:rsidR="00B5049B">
        <w:t xml:space="preserve">hebben </w:t>
      </w:r>
      <w:r w:rsidR="00AB1765">
        <w:t xml:space="preserve">waarin </w:t>
      </w:r>
      <w:r w:rsidR="00EA09AE">
        <w:t xml:space="preserve">een 1-dimensionale array van </w:t>
      </w:r>
      <w:r w:rsidR="00235A02">
        <w:t xml:space="preserve">32 bit </w:t>
      </w:r>
      <w:proofErr w:type="spellStart"/>
      <w:r w:rsidR="00EA09AE">
        <w:t>floating</w:t>
      </w:r>
      <w:proofErr w:type="spellEnd"/>
      <w:r w:rsidR="00EA09AE">
        <w:t xml:space="preserve"> point getallen</w:t>
      </w:r>
      <w:r w:rsidR="00AB1765">
        <w:t xml:space="preserve"> is opgeslagen</w:t>
      </w:r>
      <w:r w:rsidR="00EA09AE">
        <w:t xml:space="preserve">. Zonder verdere informatie </w:t>
      </w:r>
      <w:r w:rsidR="001D3A88">
        <w:t xml:space="preserve">is het lastig om </w:t>
      </w:r>
      <w:r w:rsidR="00BA4A80">
        <w:t xml:space="preserve">te weten </w:t>
      </w:r>
      <w:r w:rsidR="0000086A">
        <w:t>wat deze getallen betekenen</w:t>
      </w:r>
      <w:r w:rsidR="00F402D2">
        <w:t>.</w:t>
      </w:r>
      <w:r w:rsidR="001D3A88">
        <w:t xml:space="preserve"> </w:t>
      </w:r>
      <w:r w:rsidR="00F402D2">
        <w:t>M</w:t>
      </w:r>
      <w:r w:rsidR="001D3A88">
        <w:t>isschien staa</w:t>
      </w:r>
      <w:r w:rsidR="00D41ACD">
        <w:t>t</w:t>
      </w:r>
      <w:r w:rsidR="001D3A88">
        <w:t xml:space="preserve"> in een ander bestand de betekenis van deze gegevens, maar dat bestand kan kwijtraken of uit de pas gaan lopen. </w:t>
      </w:r>
      <w:r w:rsidR="0098060C">
        <w:t xml:space="preserve">Met </w:t>
      </w:r>
      <w:proofErr w:type="spellStart"/>
      <w:r w:rsidR="0098060C">
        <w:t>Attributes</w:t>
      </w:r>
      <w:proofErr w:type="spellEnd"/>
      <w:r w:rsidR="0098060C">
        <w:t xml:space="preserve"> kan extra informatie</w:t>
      </w:r>
      <w:r w:rsidR="00C26928">
        <w:t xml:space="preserve">, bijvoorbeeld </w:t>
      </w:r>
      <w:r w:rsidR="00316633">
        <w:t>`Temperatuureenheid`</w:t>
      </w:r>
      <w:r w:rsidR="00E372B1">
        <w:t>=</w:t>
      </w:r>
      <w:r w:rsidR="0032227D">
        <w:t>`K`</w:t>
      </w:r>
      <w:r w:rsidR="00316633">
        <w:t>, `</w:t>
      </w:r>
      <w:proofErr w:type="spellStart"/>
      <w:r w:rsidR="00316633">
        <w:t>SensorID</w:t>
      </w:r>
      <w:proofErr w:type="spellEnd"/>
      <w:r w:rsidR="00316633">
        <w:t>`</w:t>
      </w:r>
      <w:r w:rsidR="0032227D">
        <w:t>=</w:t>
      </w:r>
      <w:r w:rsidR="00A1366A">
        <w:t>12345</w:t>
      </w:r>
      <w:r w:rsidR="0032227D">
        <w:t xml:space="preserve"> </w:t>
      </w:r>
      <w:r w:rsidR="00730907">
        <w:t xml:space="preserve"> en</w:t>
      </w:r>
      <w:r w:rsidR="009336B5">
        <w:t xml:space="preserve"> </w:t>
      </w:r>
      <w:r w:rsidR="0032227D">
        <w:t>`</w:t>
      </w:r>
      <w:r w:rsidR="009336B5">
        <w:t>Tijdeenheid</w:t>
      </w:r>
      <w:r w:rsidR="0032227D">
        <w:t>`=`h`</w:t>
      </w:r>
      <w:r w:rsidR="00C26928">
        <w:t>,</w:t>
      </w:r>
      <w:r w:rsidR="0032227D" w:rsidRPr="0032227D">
        <w:t xml:space="preserve"> </w:t>
      </w:r>
      <w:r w:rsidR="0032227D">
        <w:t xml:space="preserve">direct bij de Dataset </w:t>
      </w:r>
      <w:r w:rsidR="0098060C">
        <w:t xml:space="preserve">worden </w:t>
      </w:r>
      <w:r w:rsidR="0032227D">
        <w:t>op</w:t>
      </w:r>
      <w:r w:rsidR="0098060C">
        <w:t>geslagen.</w:t>
      </w:r>
      <w:r w:rsidR="00186C4A">
        <w:t xml:space="preserve"> </w:t>
      </w:r>
      <w:r w:rsidR="0068372B">
        <w:t xml:space="preserve">Er is </w:t>
      </w:r>
      <w:r w:rsidR="00DC1AE3">
        <w:t xml:space="preserve">in principe </w:t>
      </w:r>
      <w:r w:rsidR="0068372B">
        <w:t xml:space="preserve">geen beperking in grootte van </w:t>
      </w:r>
      <w:proofErr w:type="spellStart"/>
      <w:r w:rsidR="00186C4A">
        <w:t>Attributes</w:t>
      </w:r>
      <w:proofErr w:type="spellEnd"/>
      <w:r w:rsidR="00186C4A">
        <w:t xml:space="preserve">, maar </w:t>
      </w:r>
      <w:r w:rsidR="00274F5A">
        <w:t xml:space="preserve">echte </w:t>
      </w:r>
      <w:r w:rsidR="00DC1AE3">
        <w:t xml:space="preserve">gegevens </w:t>
      </w:r>
      <w:r w:rsidR="00E378A2">
        <w:t xml:space="preserve">in </w:t>
      </w:r>
      <w:proofErr w:type="spellStart"/>
      <w:r w:rsidR="00E378A2">
        <w:t>Attributes</w:t>
      </w:r>
      <w:proofErr w:type="spellEnd"/>
      <w:r w:rsidR="00E378A2">
        <w:t xml:space="preserve"> </w:t>
      </w:r>
      <w:r w:rsidR="00DC1AE3">
        <w:t xml:space="preserve">opslaan zou erg inefficiënt zijn omdat veel functionaliteit om efficiënt te lezen </w:t>
      </w:r>
      <w:r w:rsidR="003136ED">
        <w:t xml:space="preserve">en schrijven </w:t>
      </w:r>
      <w:r w:rsidR="00DC1AE3">
        <w:t xml:space="preserve">alleen voor Datasets is geïmplementeerd en niet voor </w:t>
      </w:r>
      <w:proofErr w:type="spellStart"/>
      <w:r w:rsidR="00DC1AE3">
        <w:t>Attributes</w:t>
      </w:r>
      <w:proofErr w:type="spellEnd"/>
      <w:r w:rsidR="00DC1AE3">
        <w:t>.</w:t>
      </w:r>
    </w:p>
    <w:p w14:paraId="4DBD9DD8" w14:textId="0C7A62A8" w:rsidR="007406D5" w:rsidRDefault="007406D5" w:rsidP="00803669"/>
    <w:p w14:paraId="4E277D34" w14:textId="6F24731A" w:rsidR="007406D5" w:rsidRDefault="007406D5" w:rsidP="007406D5">
      <w:pPr>
        <w:pStyle w:val="Kop3"/>
      </w:pPr>
      <w:bookmarkStart w:id="96" w:name="_Toc116995901"/>
      <w:proofErr w:type="spellStart"/>
      <w:r>
        <w:t>Matlabondersteuning</w:t>
      </w:r>
      <w:bookmarkEnd w:id="96"/>
      <w:proofErr w:type="spellEnd"/>
    </w:p>
    <w:p w14:paraId="4675CA54" w14:textId="23A9F236" w:rsidR="00776687" w:rsidRDefault="007406D5" w:rsidP="00776687">
      <w:r>
        <w:t>In Matlab zijn er twee manieren om met HDF5 te werken: de high-level functies en de low-level functies.</w:t>
      </w:r>
      <w:r w:rsidR="006965C4">
        <w:t xml:space="preserve"> </w:t>
      </w:r>
      <w:r w:rsidR="00776687">
        <w:t xml:space="preserve">De high-level functies zijn </w:t>
      </w:r>
      <w:r w:rsidR="00136598">
        <w:t xml:space="preserve">makkelijk in het </w:t>
      </w:r>
      <w:r w:rsidR="00776687">
        <w:t>gebruik, maar</w:t>
      </w:r>
      <w:r w:rsidR="00BB619D">
        <w:t xml:space="preserve"> vrij beperkt in functionaliteit</w:t>
      </w:r>
      <w:r w:rsidR="00CE1229">
        <w:t>. O</w:t>
      </w:r>
      <w:r w:rsidR="00BB619D">
        <w:t xml:space="preserve">mdat </w:t>
      </w:r>
      <w:r w:rsidR="00CE1229">
        <w:t xml:space="preserve">deze functies in </w:t>
      </w:r>
      <w:r w:rsidR="009E7325">
        <w:t xml:space="preserve">de </w:t>
      </w:r>
      <w:r w:rsidR="002B7F77">
        <w:t>oudere Matlab</w:t>
      </w:r>
      <w:r w:rsidR="009E7325">
        <w:t>-</w:t>
      </w:r>
      <w:r w:rsidR="002B7F77">
        <w:t>versie</w:t>
      </w:r>
      <w:r w:rsidR="009E7325">
        <w:t xml:space="preserve"> die </w:t>
      </w:r>
      <w:r w:rsidR="00B8479B">
        <w:t xml:space="preserve">wordt </w:t>
      </w:r>
      <w:r w:rsidR="009E7325">
        <w:t>gebruik</w:t>
      </w:r>
      <w:r w:rsidR="00B8479B">
        <w:t>t voor MenyanthesOS</w:t>
      </w:r>
      <w:r w:rsidR="009E7325">
        <w:t xml:space="preserve"> </w:t>
      </w:r>
      <w:r w:rsidR="00B8479B">
        <w:t xml:space="preserve">niet </w:t>
      </w:r>
      <w:r w:rsidR="004D402E">
        <w:t xml:space="preserve">geen Datasets </w:t>
      </w:r>
      <w:r w:rsidR="00B8479B">
        <w:t xml:space="preserve">ondersteunen </w:t>
      </w:r>
      <w:r w:rsidR="004D402E">
        <w:t xml:space="preserve">die </w:t>
      </w:r>
      <w:r w:rsidR="00CE1229">
        <w:t xml:space="preserve">strings </w:t>
      </w:r>
      <w:r w:rsidR="00B8479B">
        <w:t>bevatten</w:t>
      </w:r>
      <w:r w:rsidR="004D402E">
        <w:t>,</w:t>
      </w:r>
      <w:r w:rsidR="00B8479B">
        <w:t xml:space="preserve"> </w:t>
      </w:r>
      <w:r w:rsidR="000B77E4">
        <w:t xml:space="preserve">hebben </w:t>
      </w:r>
      <w:r w:rsidR="00CE1229">
        <w:t xml:space="preserve">we dat zelf </w:t>
      </w:r>
      <w:r w:rsidR="000C5F01">
        <w:t>geïmplementeerd.</w:t>
      </w:r>
    </w:p>
    <w:p w14:paraId="083272BC" w14:textId="0304C0C0" w:rsidR="007406D5" w:rsidRDefault="006965C4" w:rsidP="007406D5">
      <w:r>
        <w:lastRenderedPageBreak/>
        <w:t xml:space="preserve">De low-level functies zijn een </w:t>
      </w:r>
      <w:r w:rsidR="0094154B">
        <w:t xml:space="preserve">lichte </w:t>
      </w:r>
      <w:proofErr w:type="spellStart"/>
      <w:r>
        <w:t>wrapper</w:t>
      </w:r>
      <w:proofErr w:type="spellEnd"/>
      <w:r>
        <w:t xml:space="preserve"> om de C library</w:t>
      </w:r>
      <w:r w:rsidR="0058135E">
        <w:t>, zo licht dat</w:t>
      </w:r>
      <w:r w:rsidR="00776687">
        <w:t xml:space="preserve"> </w:t>
      </w:r>
      <w:r w:rsidR="00564548">
        <w:t xml:space="preserve">de </w:t>
      </w:r>
      <w:r w:rsidR="00136598">
        <w:t xml:space="preserve">handleiding van </w:t>
      </w:r>
      <w:r w:rsidR="00564548">
        <w:t xml:space="preserve">Matlab </w:t>
      </w:r>
      <w:r w:rsidR="0094154B">
        <w:t xml:space="preserve">veel </w:t>
      </w:r>
      <w:r w:rsidR="00136598">
        <w:t>naar de HDF5 documentati</w:t>
      </w:r>
      <w:r w:rsidR="00E544B2">
        <w:t>e</w:t>
      </w:r>
      <w:r w:rsidR="0058135E">
        <w:t xml:space="preserve"> verwijst</w:t>
      </w:r>
      <w:r w:rsidR="00E544B2">
        <w:t>, omdat de API bijna hetzelfde is</w:t>
      </w:r>
      <w:r w:rsidR="00136598">
        <w:t>.</w:t>
      </w:r>
    </w:p>
    <w:p w14:paraId="2D06B73E" w14:textId="77777777" w:rsidR="009312B8" w:rsidRDefault="009312B8" w:rsidP="007406D5"/>
    <w:p w14:paraId="2D06D402" w14:textId="2CD04250" w:rsidR="009312B8" w:rsidRDefault="009312B8" w:rsidP="009312B8">
      <w:pPr>
        <w:pStyle w:val="Kop3"/>
      </w:pPr>
      <w:bookmarkStart w:id="97" w:name="_Toc116995902"/>
      <w:r>
        <w:t>Pythonondersteuning</w:t>
      </w:r>
      <w:bookmarkEnd w:id="97"/>
    </w:p>
    <w:p w14:paraId="4C8CB028" w14:textId="6443C7CC" w:rsidR="009312B8" w:rsidRPr="009312B8" w:rsidRDefault="009312B8" w:rsidP="009312B8">
      <w:r>
        <w:t xml:space="preserve">In Python is h5py de meest gangbare HDF5 </w:t>
      </w:r>
      <w:proofErr w:type="spellStart"/>
      <w:r w:rsidR="00D81849">
        <w:t>wrapper</w:t>
      </w:r>
      <w:proofErr w:type="spellEnd"/>
      <w:r w:rsidR="00D81849">
        <w:t xml:space="preserve"> </w:t>
      </w:r>
      <w:r>
        <w:t>library</w:t>
      </w:r>
      <w:r w:rsidR="007D519A">
        <w:t>,</w:t>
      </w:r>
      <w:r w:rsidR="00D81849">
        <w:t xml:space="preserve"> </w:t>
      </w:r>
      <w:r w:rsidR="0008692D">
        <w:t>h</w:t>
      </w:r>
      <w:r w:rsidR="00647389">
        <w:t xml:space="preserve">5py </w:t>
      </w:r>
      <w:r w:rsidR="00D81849">
        <w:t xml:space="preserve">ondersteunt de meeste </w:t>
      </w:r>
      <w:r w:rsidR="009067CA">
        <w:t>functionaliteit op een high-level manier</w:t>
      </w:r>
      <w:r w:rsidR="00BB619D">
        <w:t xml:space="preserve">, </w:t>
      </w:r>
      <w:r w:rsidR="00E068F4">
        <w:t xml:space="preserve">maar behoudt </w:t>
      </w:r>
      <w:r w:rsidR="00BD6BFE">
        <w:t xml:space="preserve">de mogelijkheid om </w:t>
      </w:r>
      <w:r w:rsidR="00717DD1">
        <w:t>de details in te stellen.</w:t>
      </w:r>
    </w:p>
    <w:p w14:paraId="5A6B87B3" w14:textId="126841AF" w:rsidR="007406D5" w:rsidRDefault="007406D5" w:rsidP="00803669"/>
    <w:p w14:paraId="73387B8A" w14:textId="542C46D7" w:rsidR="0069576C" w:rsidRDefault="0075252F" w:rsidP="00475C82">
      <w:pPr>
        <w:pStyle w:val="Kop2"/>
        <w:rPr>
          <w:ins w:id="98" w:author="Bergen van, Giel" w:date="2022-10-03T14:16:00Z"/>
        </w:rPr>
      </w:pPr>
      <w:bookmarkStart w:id="99" w:name="_Toc116995903"/>
      <w:r>
        <w:t>B</w:t>
      </w:r>
      <w:r w:rsidR="0069576C">
        <w:t>ron-format</w:t>
      </w:r>
      <w:r>
        <w:t>: versies en opties</w:t>
      </w:r>
      <w:bookmarkEnd w:id="99"/>
    </w:p>
    <w:p w14:paraId="32E1A50B" w14:textId="1CE768F5" w:rsidR="006B5909" w:rsidRDefault="00FD2126" w:rsidP="00FD2126">
      <w:pPr>
        <w:rPr>
          <w:ins w:id="100" w:author="Bergen van, Giel" w:date="2022-10-03T16:58:00Z"/>
        </w:rPr>
      </w:pPr>
      <w:ins w:id="101" w:author="Bergen van, Giel" w:date="2022-10-03T14:16:00Z">
        <w:r>
          <w:t>Er zijn meerdere</w:t>
        </w:r>
      </w:ins>
      <w:ins w:id="102" w:author="Bergen van, Giel" w:date="2022-10-03T16:58:00Z">
        <w:r w:rsidR="006B5909">
          <w:t>, incompatibele</w:t>
        </w:r>
      </w:ins>
      <w:ins w:id="103" w:author="Bergen van, Giel" w:date="2022-10-03T14:16:00Z">
        <w:r>
          <w:t xml:space="preserve"> versies van het </w:t>
        </w:r>
      </w:ins>
      <w:ins w:id="104" w:author="Bergen van, Giel" w:date="2022-10-03T14:17:00Z">
        <w:r>
          <w:t>b</w:t>
        </w:r>
      </w:ins>
      <w:ins w:id="105" w:author="Bergen van, Giel" w:date="2022-10-03T14:16:00Z">
        <w:r>
          <w:t>ron-format</w:t>
        </w:r>
      </w:ins>
      <w:ins w:id="106" w:author="Bergen van, Giel" w:date="2022-10-03T15:47:00Z">
        <w:r w:rsidR="00FD02DE">
          <w:t>:</w:t>
        </w:r>
      </w:ins>
      <w:ins w:id="107" w:author="Bergen van, Giel" w:date="2022-10-03T14:17:00Z">
        <w:r w:rsidR="00CA4E5C">
          <w:t xml:space="preserve"> BronV1</w:t>
        </w:r>
      </w:ins>
      <w:ins w:id="108" w:author="Bergen van, Giel" w:date="2022-10-13T14:15:00Z">
        <w:r w:rsidR="00205FC4">
          <w:t xml:space="preserve"> en</w:t>
        </w:r>
      </w:ins>
      <w:ins w:id="109" w:author="Bergen van, Giel" w:date="2022-10-03T14:17:00Z">
        <w:r w:rsidR="00CA4E5C">
          <w:t xml:space="preserve"> BronV2</w:t>
        </w:r>
      </w:ins>
      <w:ins w:id="110" w:author="Bergen van, Giel" w:date="2022-10-03T15:47:00Z">
        <w:r w:rsidR="00FD02DE">
          <w:t>. Deze zijn allemaal op HDF5 gebaseerd</w:t>
        </w:r>
      </w:ins>
      <w:ins w:id="111" w:author="Bergen van, Giel" w:date="2022-10-03T16:58:00Z">
        <w:r w:rsidR="006B5909">
          <w:t xml:space="preserve"> en </w:t>
        </w:r>
      </w:ins>
      <w:ins w:id="112" w:author="Bergen van, Giel" w:date="2022-10-10T15:44:00Z">
        <w:r w:rsidR="003D13A2">
          <w:t xml:space="preserve">volgen de </w:t>
        </w:r>
      </w:ins>
      <w:ins w:id="113" w:author="Bergen van, Giel" w:date="2022-10-03T16:58:00Z">
        <w:r w:rsidR="006B5909">
          <w:t>hiërarchi</w:t>
        </w:r>
      </w:ins>
      <w:ins w:id="114" w:author="Bergen van, Giel" w:date="2022-10-10T15:44:00Z">
        <w:r w:rsidR="003D13A2">
          <w:t xml:space="preserve">e van de </w:t>
        </w:r>
        <w:r w:rsidR="00095D85">
          <w:t>bron-datamodellen</w:t>
        </w:r>
      </w:ins>
      <w:ins w:id="115" w:author="Bergen van, Giel" w:date="2022-10-10T15:56:00Z">
        <w:r w:rsidR="00947777">
          <w:t xml:space="preserve"> maar verschillen </w:t>
        </w:r>
      </w:ins>
      <w:ins w:id="116" w:author="Bergen van, Giel" w:date="2022-10-10T15:57:00Z">
        <w:r w:rsidR="00947777">
          <w:t xml:space="preserve">in de </w:t>
        </w:r>
      </w:ins>
      <w:ins w:id="117" w:author="Bergen van, Giel" w:date="2022-10-10T15:56:00Z">
        <w:r w:rsidR="00947777">
          <w:t xml:space="preserve">details </w:t>
        </w:r>
      </w:ins>
      <w:ins w:id="118" w:author="Bergen van, Giel" w:date="2022-10-10T15:57:00Z">
        <w:r w:rsidR="00947777">
          <w:t xml:space="preserve">waarop </w:t>
        </w:r>
      </w:ins>
      <w:ins w:id="119" w:author="Bergen van, Giel" w:date="2022-10-03T17:02:00Z">
        <w:r w:rsidR="00426932">
          <w:t xml:space="preserve">de </w:t>
        </w:r>
      </w:ins>
      <w:ins w:id="120" w:author="Bergen van, Giel" w:date="2022-10-03T17:03:00Z">
        <w:r w:rsidR="003D6E4B">
          <w:t>BRO-</w:t>
        </w:r>
      </w:ins>
      <w:ins w:id="121" w:author="Bergen van, Giel" w:date="2022-10-03T17:02:00Z">
        <w:r w:rsidR="00426932">
          <w:t xml:space="preserve">datastructuren </w:t>
        </w:r>
        <w:r w:rsidR="003D6E4B">
          <w:t xml:space="preserve">naar </w:t>
        </w:r>
      </w:ins>
      <w:ins w:id="122" w:author="Bergen van, Giel" w:date="2022-10-03T17:03:00Z">
        <w:r w:rsidR="003D6E4B">
          <w:t>de datastructuren van HDF5</w:t>
        </w:r>
      </w:ins>
      <w:ins w:id="123" w:author="Bergen van, Giel" w:date="2022-10-03T17:10:00Z">
        <w:r w:rsidR="001D515F">
          <w:t xml:space="preserve"> worden vertaald</w:t>
        </w:r>
      </w:ins>
      <w:ins w:id="124" w:author="Bergen van, Giel" w:date="2022-10-10T15:57:00Z">
        <w:r w:rsidR="008962C0">
          <w:t>.</w:t>
        </w:r>
      </w:ins>
      <w:ins w:id="125" w:author="Bergen van, Giel" w:date="2022-10-03T17:04:00Z">
        <w:r w:rsidR="00A34E36">
          <w:t xml:space="preserve"> </w:t>
        </w:r>
      </w:ins>
      <w:ins w:id="126" w:author="Bergen van, Giel" w:date="2022-10-10T15:57:00Z">
        <w:r w:rsidR="008962C0">
          <w:t>D</w:t>
        </w:r>
      </w:ins>
      <w:ins w:id="127" w:author="Bergen van, Giel" w:date="2022-10-03T17:06:00Z">
        <w:r w:rsidR="00211BF2">
          <w:t xml:space="preserve">eze verschillen zitten op een dusdanig detailniveau </w:t>
        </w:r>
      </w:ins>
      <w:ins w:id="128" w:author="Bergen van, Giel" w:date="2022-10-03T17:07:00Z">
        <w:r w:rsidR="009360F8">
          <w:t>dat eind</w:t>
        </w:r>
      </w:ins>
      <w:ins w:id="129" w:author="Bergen van, Giel" w:date="2022-10-03T17:06:00Z">
        <w:r w:rsidR="006559E3">
          <w:t>gebruikers</w:t>
        </w:r>
      </w:ins>
      <w:ins w:id="130" w:author="Bergen van, Giel" w:date="2022-10-03T17:07:00Z">
        <w:r w:rsidR="009360F8">
          <w:t xml:space="preserve"> hier </w:t>
        </w:r>
      </w:ins>
      <w:ins w:id="131" w:author="Bergen van, Giel" w:date="2022-10-10T15:57:00Z">
        <w:r w:rsidR="002715A8">
          <w:t>niets van</w:t>
        </w:r>
      </w:ins>
      <w:ins w:id="132" w:author="Bergen van, Giel" w:date="2022-10-10T15:58:00Z">
        <w:r w:rsidR="002715A8">
          <w:t xml:space="preserve"> </w:t>
        </w:r>
      </w:ins>
      <w:ins w:id="133" w:author="Bergen van, Giel" w:date="2022-10-10T15:57:00Z">
        <w:r w:rsidR="008962C0">
          <w:t>merken</w:t>
        </w:r>
      </w:ins>
      <w:ins w:id="134" w:author="Bergen van, Giel" w:date="2022-10-10T15:58:00Z">
        <w:r w:rsidR="002715A8">
          <w:t xml:space="preserve">, behalve met betrekking tot </w:t>
        </w:r>
      </w:ins>
      <w:ins w:id="135" w:author="Bergen van, Giel" w:date="2022-10-03T17:10:00Z">
        <w:r w:rsidR="004E4065">
          <w:t>bestandsgrootte en lees- en schrijfsnelheid</w:t>
        </w:r>
      </w:ins>
      <w:ins w:id="136" w:author="Bergen van, Giel" w:date="2022-10-18T11:56:00Z">
        <w:r w:rsidR="00F414D9">
          <w:t xml:space="preserve"> (zie </w:t>
        </w:r>
      </w:ins>
      <w:proofErr w:type="spellStart"/>
      <w:ins w:id="137" w:author="Bergen van, Giel" w:date="2022-10-18T11:57:00Z">
        <w:r w:rsidR="00F414D9">
          <w:t>Hfst</w:t>
        </w:r>
        <w:proofErr w:type="spellEnd"/>
        <w:r w:rsidR="00F414D9">
          <w:t xml:space="preserve"> </w:t>
        </w:r>
        <w:r w:rsidR="00F414D9">
          <w:fldChar w:fldCharType="begin"/>
        </w:r>
        <w:r w:rsidR="00F414D9">
          <w:instrText xml:space="preserve"> REF _Ref116986673 \r \h </w:instrText>
        </w:r>
      </w:ins>
      <w:r w:rsidR="00F414D9">
        <w:fldChar w:fldCharType="separate"/>
      </w:r>
      <w:ins w:id="138" w:author="Bergen van, Giel" w:date="2022-10-18T11:57:00Z">
        <w:r w:rsidR="00F414D9">
          <w:t>4</w:t>
        </w:r>
        <w:r w:rsidR="00F414D9">
          <w:fldChar w:fldCharType="end"/>
        </w:r>
        <w:r w:rsidR="00F414D9">
          <w:t>)</w:t>
        </w:r>
      </w:ins>
      <w:ins w:id="139" w:author="Bergen van, Giel" w:date="2022-10-03T17:10:00Z">
        <w:r w:rsidR="004E4065">
          <w:t>.</w:t>
        </w:r>
      </w:ins>
    </w:p>
    <w:p w14:paraId="017F4B57" w14:textId="77777777" w:rsidR="006B5909" w:rsidRPr="00FD2126" w:rsidRDefault="006B5909" w:rsidP="00434334"/>
    <w:p w14:paraId="5466D302" w14:textId="44E94A84" w:rsidR="00686C04" w:rsidRDefault="00686C04" w:rsidP="00A17175">
      <w:pPr>
        <w:pStyle w:val="Kop3"/>
      </w:pPr>
      <w:bookmarkStart w:id="140" w:name="_Toc116995904"/>
      <w:r>
        <w:t>Bron</w:t>
      </w:r>
      <w:r w:rsidR="00AA7747">
        <w:t>V1</w:t>
      </w:r>
      <w:bookmarkEnd w:id="140"/>
    </w:p>
    <w:p w14:paraId="5B6D7325" w14:textId="2CA3A7F9" w:rsidR="00686C04" w:rsidRDefault="00AA7E78" w:rsidP="00686C04">
      <w:r>
        <w:t xml:space="preserve">Het </w:t>
      </w:r>
      <w:r w:rsidR="00AA7747">
        <w:t>BronV1</w:t>
      </w:r>
      <w:r w:rsidR="00686C04">
        <w:t xml:space="preserve"> </w:t>
      </w:r>
      <w:r w:rsidR="00515A35">
        <w:t xml:space="preserve">format is </w:t>
      </w:r>
      <w:r>
        <w:t xml:space="preserve">identiek aan </w:t>
      </w:r>
      <w:r w:rsidR="005F58C7">
        <w:t>h</w:t>
      </w:r>
      <w:r w:rsidR="00515A35">
        <w:t xml:space="preserve">et </w:t>
      </w:r>
      <w:r w:rsidR="00D30C9B">
        <w:t xml:space="preserve">format van </w:t>
      </w:r>
      <w:r w:rsidR="00515A35">
        <w:t>Matlab MAT</w:t>
      </w:r>
      <w:r w:rsidR="00D30C9B">
        <w:t xml:space="preserve"> files</w:t>
      </w:r>
      <w:r w:rsidR="00515A35">
        <w:t xml:space="preserve"> v7.3</w:t>
      </w:r>
      <w:r w:rsidR="00D30C9B">
        <w:t>+</w:t>
      </w:r>
      <w:r w:rsidR="002E4084">
        <w:t>.</w:t>
      </w:r>
      <w:r w:rsidR="005F58C7">
        <w:t xml:space="preserve"> </w:t>
      </w:r>
      <w:r w:rsidR="002E4084">
        <w:t>D</w:t>
      </w:r>
      <w:r w:rsidR="005F58C7">
        <w:t xml:space="preserve">it </w:t>
      </w:r>
      <w:r w:rsidR="00D30C9B">
        <w:t xml:space="preserve">format </w:t>
      </w:r>
      <w:r w:rsidR="005F58C7">
        <w:t xml:space="preserve">is </w:t>
      </w:r>
      <w:r w:rsidR="00D15CD0">
        <w:t xml:space="preserve">gebaseerd op </w:t>
      </w:r>
      <w:r w:rsidR="005F58C7">
        <w:t>HDF5</w:t>
      </w:r>
      <w:r w:rsidR="005C5C24">
        <w:t xml:space="preserve"> en </w:t>
      </w:r>
      <w:r w:rsidR="00BE6E13">
        <w:t xml:space="preserve">deze bestanden kunnen met </w:t>
      </w:r>
      <w:r w:rsidR="005C5C24">
        <w:t>HDF5-software worden gelezen</w:t>
      </w:r>
      <w:r>
        <w:t>.</w:t>
      </w:r>
      <w:r w:rsidR="00D15CD0">
        <w:t xml:space="preserve"> </w:t>
      </w:r>
      <w:r>
        <w:t>A</w:t>
      </w:r>
      <w:r w:rsidR="00BE6E13">
        <w:t xml:space="preserve">ls </w:t>
      </w:r>
      <w:r w:rsidR="005C5C24">
        <w:t xml:space="preserve">deze bestanden </w:t>
      </w:r>
      <w:r>
        <w:t xml:space="preserve">echter </w:t>
      </w:r>
      <w:proofErr w:type="spellStart"/>
      <w:r w:rsidR="005C5C24">
        <w:t>custom</w:t>
      </w:r>
      <w:proofErr w:type="spellEnd"/>
      <w:r w:rsidR="005C5C24">
        <w:t xml:space="preserve"> Matlab Datatypes</w:t>
      </w:r>
      <w:r w:rsidR="004C3433">
        <w:t xml:space="preserve">, zoals </w:t>
      </w:r>
      <w:proofErr w:type="spellStart"/>
      <w:r w:rsidR="00AA10B3">
        <w:t>T</w:t>
      </w:r>
      <w:r w:rsidR="004C3433">
        <w:t>ables</w:t>
      </w:r>
      <w:proofErr w:type="spellEnd"/>
      <w:r w:rsidR="004C3433">
        <w:t xml:space="preserve">, </w:t>
      </w:r>
      <w:r w:rsidR="005C5C24">
        <w:t>bevatten</w:t>
      </w:r>
      <w:r w:rsidR="006675F9">
        <w:t>,</w:t>
      </w:r>
      <w:r w:rsidR="005C5C24">
        <w:t xml:space="preserve"> dan</w:t>
      </w:r>
      <w:r w:rsidR="00AD4FDF">
        <w:t xml:space="preserve"> worden de </w:t>
      </w:r>
      <w:r w:rsidR="00D15CD0">
        <w:t xml:space="preserve">gegevens </w:t>
      </w:r>
      <w:r w:rsidR="00AD4FDF">
        <w:t xml:space="preserve">als onnavolgbare binaire </w:t>
      </w:r>
      <w:proofErr w:type="spellStart"/>
      <w:r w:rsidR="00AD4FDF">
        <w:t>blobs</w:t>
      </w:r>
      <w:proofErr w:type="spellEnd"/>
      <w:r w:rsidR="00AD4FDF">
        <w:t xml:space="preserve"> opgeslage</w:t>
      </w:r>
      <w:r w:rsidR="006675F9">
        <w:t>n</w:t>
      </w:r>
      <w:r w:rsidR="00D15CD0">
        <w:t xml:space="preserve"> </w:t>
      </w:r>
      <w:r w:rsidR="009067CA">
        <w:t xml:space="preserve">en </w:t>
      </w:r>
      <w:r w:rsidR="0063495D">
        <w:t xml:space="preserve">kan </w:t>
      </w:r>
      <w:r w:rsidR="00AD4FDF">
        <w:t>enkele andere software dan Matlab</w:t>
      </w:r>
      <w:r w:rsidR="009067CA">
        <w:t xml:space="preserve"> </w:t>
      </w:r>
      <w:r w:rsidR="00BB6312">
        <w:t xml:space="preserve">de gegevens </w:t>
      </w:r>
      <w:r w:rsidR="009067CA">
        <w:t>op een bruikbare manier inlezen</w:t>
      </w:r>
      <w:r w:rsidR="00CB31DA">
        <w:t>.</w:t>
      </w:r>
      <w:r w:rsidR="00893420">
        <w:t xml:space="preserve"> Omdat </w:t>
      </w:r>
      <w:r w:rsidR="00BB6312">
        <w:t xml:space="preserve">de </w:t>
      </w:r>
      <w:r w:rsidR="006C4347">
        <w:t>BRO-object</w:t>
      </w:r>
      <w:r w:rsidR="00BB6312">
        <w:t xml:space="preserve">en die we willen opslaan </w:t>
      </w:r>
      <w:r w:rsidR="00893420">
        <w:t xml:space="preserve">inderdaad </w:t>
      </w:r>
      <w:proofErr w:type="spellStart"/>
      <w:r w:rsidR="00AA10B3">
        <w:t>T</w:t>
      </w:r>
      <w:r w:rsidR="00893420">
        <w:t>ab</w:t>
      </w:r>
      <w:r w:rsidR="005E033F">
        <w:t>les</w:t>
      </w:r>
      <w:proofErr w:type="spellEnd"/>
      <w:r w:rsidR="005E033F">
        <w:t xml:space="preserve"> </w:t>
      </w:r>
      <w:r w:rsidR="00893420">
        <w:t>bevatten is dit een probleem voor gegevensuitwisseling met software die niet in Matlab geschreven is.</w:t>
      </w:r>
    </w:p>
    <w:p w14:paraId="3B89E9E1" w14:textId="78794481" w:rsidR="001B6600" w:rsidRDefault="001B6600" w:rsidP="00686C04"/>
    <w:p w14:paraId="5F460026" w14:textId="5F7C338E" w:rsidR="005526EC" w:rsidRDefault="005526EC" w:rsidP="00DA7B21">
      <w:pPr>
        <w:pStyle w:val="Kop3"/>
      </w:pPr>
      <w:bookmarkStart w:id="141" w:name="_Toc116995905"/>
      <w:r>
        <w:t>BronV2</w:t>
      </w:r>
      <w:bookmarkEnd w:id="141"/>
    </w:p>
    <w:p w14:paraId="044893F6" w14:textId="2669CA79" w:rsidR="0080273A" w:rsidDel="0060664F" w:rsidRDefault="001B6600" w:rsidP="00686C04">
      <w:pPr>
        <w:rPr>
          <w:del w:id="142" w:author="Bergen van, Giel" w:date="2022-10-18T14:33:00Z"/>
        </w:rPr>
      </w:pPr>
      <w:r>
        <w:t xml:space="preserve">Omdat het </w:t>
      </w:r>
      <w:r w:rsidR="00117CE8">
        <w:t>g</w:t>
      </w:r>
      <w:r w:rsidR="0070732B">
        <w:t>ewenst</w:t>
      </w:r>
      <w:r w:rsidR="00117CE8">
        <w:t xml:space="preserve"> </w:t>
      </w:r>
      <w:r>
        <w:t xml:space="preserve">is als </w:t>
      </w:r>
      <w:r w:rsidR="006C4347">
        <w:t>BRO-object</w:t>
      </w:r>
      <w:r w:rsidR="00BE6E13">
        <w:t xml:space="preserve">en </w:t>
      </w:r>
      <w:r>
        <w:t xml:space="preserve">ook </w:t>
      </w:r>
      <w:r w:rsidR="00BE6E13">
        <w:t xml:space="preserve">met software </w:t>
      </w:r>
      <w:r>
        <w:t>in andere programmeertalen</w:t>
      </w:r>
      <w:r w:rsidR="00927557">
        <w:t xml:space="preserve"> dan Matlab </w:t>
      </w:r>
      <w:r w:rsidR="00BE6E13">
        <w:t>uitgewisseld k</w:t>
      </w:r>
      <w:r w:rsidR="00851962">
        <w:t>unnen</w:t>
      </w:r>
      <w:r w:rsidR="00BE6E13">
        <w:t xml:space="preserve"> </w:t>
      </w:r>
      <w:r>
        <w:t>worden</w:t>
      </w:r>
      <w:r w:rsidR="00623814">
        <w:t xml:space="preserve">, </w:t>
      </w:r>
      <w:r w:rsidR="005526EC">
        <w:t xml:space="preserve">is BronV2 ontwikkeld. Dit </w:t>
      </w:r>
      <w:r w:rsidR="00FE2B48">
        <w:t xml:space="preserve">format </w:t>
      </w:r>
      <w:r w:rsidR="005526EC">
        <w:t xml:space="preserve">is </w:t>
      </w:r>
      <w:r w:rsidR="00FE2B48">
        <w:t xml:space="preserve">ook </w:t>
      </w:r>
      <w:r w:rsidR="005526EC">
        <w:t xml:space="preserve">op HDF5 gebaseerd </w:t>
      </w:r>
      <w:r w:rsidR="00FE2B48">
        <w:t xml:space="preserve">en specifiek bedoeld om </w:t>
      </w:r>
      <w:r w:rsidR="006C4347">
        <w:t>BRO-object</w:t>
      </w:r>
      <w:r w:rsidR="00FE2B48">
        <w:t xml:space="preserve">en op te slaan en uit te lezen, maar heeft </w:t>
      </w:r>
      <w:r w:rsidR="005526EC">
        <w:t>een open specificatie</w:t>
      </w:r>
      <w:r w:rsidR="008372CC">
        <w:t xml:space="preserve"> </w:t>
      </w:r>
      <w:customXmlInsRangeStart w:id="143" w:author="Bergen van, Giel" w:date="2022-10-03T17:30:00Z"/>
      <w:sdt>
        <w:sdtPr>
          <w:id w:val="-1584219748"/>
          <w:citation/>
        </w:sdtPr>
        <w:sdtEndPr/>
        <w:sdtContent>
          <w:customXmlInsRangeEnd w:id="143"/>
          <w:ins w:id="144" w:author="Bergen van, Giel" w:date="2022-10-03T17:30:00Z">
            <w:r w:rsidR="001B5E52">
              <w:fldChar w:fldCharType="begin"/>
            </w:r>
            <w:r w:rsidR="001B5E52">
              <w:instrText xml:space="preserve"> CITATION VanBergen22 \l 1043 </w:instrText>
            </w:r>
          </w:ins>
          <w:r w:rsidR="001B5E52">
            <w:fldChar w:fldCharType="separate"/>
          </w:r>
          <w:r w:rsidR="005B403C">
            <w:rPr>
              <w:noProof/>
            </w:rPr>
            <w:t>(Van Bergen, 2022)</w:t>
          </w:r>
          <w:ins w:id="145" w:author="Bergen van, Giel" w:date="2022-10-03T17:30:00Z">
            <w:r w:rsidR="001B5E52">
              <w:fldChar w:fldCharType="end"/>
            </w:r>
          </w:ins>
          <w:customXmlInsRangeStart w:id="146" w:author="Bergen van, Giel" w:date="2022-10-03T17:30:00Z"/>
        </w:sdtContent>
      </w:sdt>
      <w:customXmlInsRangeEnd w:id="146"/>
      <w:r w:rsidR="005526EC">
        <w:t xml:space="preserve">. </w:t>
      </w:r>
      <w:r w:rsidR="00107674">
        <w:t>BronV2 i</w:t>
      </w:r>
      <w:r w:rsidR="00033DA7">
        <w:t xml:space="preserve">mplementaties </w:t>
      </w:r>
      <w:r w:rsidR="00B7490C">
        <w:t xml:space="preserve">voor Python en Matlab </w:t>
      </w:r>
      <w:r w:rsidR="00633A02">
        <w:t xml:space="preserve">om </w:t>
      </w:r>
      <w:r w:rsidR="006C4347">
        <w:t>BRO-object</w:t>
      </w:r>
      <w:r w:rsidR="00633A02">
        <w:t xml:space="preserve">en op te slaan en in te lezen </w:t>
      </w:r>
      <w:r w:rsidR="00311EF1">
        <w:t xml:space="preserve">zijn </w:t>
      </w:r>
      <w:r w:rsidR="00605E27">
        <w:t>op aanvraag</w:t>
      </w:r>
      <w:r w:rsidR="00CA0BC2">
        <w:t xml:space="preserve"> beschikbaar.</w:t>
      </w:r>
      <w:r w:rsidR="00994AE4">
        <w:rPr>
          <w:rStyle w:val="Voetnootmarkering"/>
        </w:rPr>
        <w:footnoteReference w:id="2"/>
      </w:r>
      <w:r w:rsidR="00956511">
        <w:t xml:space="preserve"> De Matlab versie is geschreven op basis van de high-level </w:t>
      </w:r>
      <w:r w:rsidR="00E94052">
        <w:t>HDF</w:t>
      </w:r>
      <w:r w:rsidR="00267B6F">
        <w:t>5</w:t>
      </w:r>
      <w:r w:rsidR="00E94052">
        <w:t xml:space="preserve"> </w:t>
      </w:r>
      <w:r w:rsidR="00956511">
        <w:t>API</w:t>
      </w:r>
      <w:r w:rsidR="000509E3">
        <w:t>, de Python library met behulp van h5py.</w:t>
      </w:r>
    </w:p>
    <w:p w14:paraId="13DEFC3E" w14:textId="77777777" w:rsidR="00BB6312" w:rsidRPr="00686C04" w:rsidRDefault="00BB6312" w:rsidP="00686C04"/>
    <w:p w14:paraId="2DD5AB18" w14:textId="48329206" w:rsidR="00BC22D9" w:rsidRDefault="00AA7E78" w:rsidP="00DA7B21">
      <w:pPr>
        <w:pStyle w:val="Kop3"/>
      </w:pPr>
      <w:bookmarkStart w:id="147" w:name="_Toc116995906"/>
      <w:r>
        <w:t xml:space="preserve">Mat </w:t>
      </w:r>
      <w:proofErr w:type="spellStart"/>
      <w:r w:rsidR="001C3029">
        <w:t>Legacy</w:t>
      </w:r>
      <w:bookmarkEnd w:id="147"/>
      <w:proofErr w:type="spellEnd"/>
    </w:p>
    <w:p w14:paraId="74E5DE03" w14:textId="0CF3558E" w:rsidR="008F4B4E" w:rsidDel="000B404E" w:rsidRDefault="00AA7E78" w:rsidP="000B404E">
      <w:pPr>
        <w:rPr>
          <w:del w:id="148" w:author="Bergen van, Giel" w:date="2022-10-18T14:26:00Z"/>
        </w:rPr>
      </w:pPr>
      <w:r>
        <w:t xml:space="preserve">Het Mat format </w:t>
      </w:r>
      <w:r w:rsidR="001C3029">
        <w:t xml:space="preserve">van vóór </w:t>
      </w:r>
      <w:r>
        <w:t xml:space="preserve">versie </w:t>
      </w:r>
      <w:r w:rsidR="00CF2AED">
        <w:t>7</w:t>
      </w:r>
      <w:r w:rsidR="001C3029">
        <w:t>.3</w:t>
      </w:r>
      <w:r w:rsidR="001D060B">
        <w:t xml:space="preserve">, dat wij kortweg </w:t>
      </w:r>
      <w:r w:rsidR="001C3029">
        <w:t>“</w:t>
      </w:r>
      <w:r w:rsidR="001D060B">
        <w:t xml:space="preserve">Mat </w:t>
      </w:r>
      <w:proofErr w:type="spellStart"/>
      <w:r w:rsidR="001C3029">
        <w:t>Legacy</w:t>
      </w:r>
      <w:proofErr w:type="spellEnd"/>
      <w:r w:rsidR="001C3029">
        <w:t xml:space="preserve">” </w:t>
      </w:r>
      <w:r w:rsidR="001D060B">
        <w:t xml:space="preserve">format zullen noemen, </w:t>
      </w:r>
      <w:r w:rsidR="00CF2AED">
        <w:t xml:space="preserve">is het </w:t>
      </w:r>
      <w:r w:rsidR="00A136C5">
        <w:t>opslag</w:t>
      </w:r>
      <w:r w:rsidR="00CF2AED">
        <w:t xml:space="preserve">format dat </w:t>
      </w:r>
      <w:r>
        <w:t xml:space="preserve">Matlab </w:t>
      </w:r>
      <w:r w:rsidR="00CF2AED">
        <w:t xml:space="preserve">gebruikte </w:t>
      </w:r>
      <w:r w:rsidR="00BE3410">
        <w:t xml:space="preserve">vóór het op HDF5 gebaseerde </w:t>
      </w:r>
      <w:r w:rsidR="00A136C5">
        <w:t xml:space="preserve">7.3 </w:t>
      </w:r>
      <w:r w:rsidR="00BE3410">
        <w:t>format</w:t>
      </w:r>
      <w:r w:rsidR="00D542C8">
        <w:t xml:space="preserve"> </w:t>
      </w:r>
      <w:r w:rsidR="00BE3410">
        <w:t xml:space="preserve">overschakelde, maar </w:t>
      </w:r>
      <w:r w:rsidR="00A136C5">
        <w:t xml:space="preserve">dat </w:t>
      </w:r>
      <w:r w:rsidR="00BE3410">
        <w:t>nog altijd door Matlab ondersteund.</w:t>
      </w:r>
      <w:r w:rsidR="0056123E">
        <w:t xml:space="preserve"> Net als bij BronV1 bestanden kan dit format door </w:t>
      </w:r>
      <w:r w:rsidR="009246B6">
        <w:t xml:space="preserve">andere </w:t>
      </w:r>
      <w:r w:rsidR="0056123E">
        <w:t xml:space="preserve">software </w:t>
      </w:r>
      <w:r w:rsidR="008F4B4E">
        <w:t xml:space="preserve">dan Matlab </w:t>
      </w:r>
      <w:r w:rsidR="0056123E">
        <w:t xml:space="preserve">gelezen </w:t>
      </w:r>
      <w:r w:rsidR="004F1F90">
        <w:t>worden</w:t>
      </w:r>
      <w:r w:rsidR="00725785">
        <w:t xml:space="preserve"> </w:t>
      </w:r>
      <w:r w:rsidR="005D46AF">
        <w:t xml:space="preserve">als </w:t>
      </w:r>
      <w:r w:rsidR="0056123E">
        <w:t xml:space="preserve">er geen </w:t>
      </w:r>
      <w:proofErr w:type="spellStart"/>
      <w:r w:rsidR="0056123E">
        <w:t>custom</w:t>
      </w:r>
      <w:proofErr w:type="spellEnd"/>
      <w:r w:rsidR="0056123E">
        <w:t xml:space="preserve"> Matlab Datatypes </w:t>
      </w:r>
      <w:r w:rsidR="00831199">
        <w:t xml:space="preserve">(tabellen) </w:t>
      </w:r>
      <w:r w:rsidR="0056123E">
        <w:t>in staan.</w:t>
      </w:r>
      <w:ins w:id="149" w:author="Bergen van, Giel" w:date="2022-10-10T16:02:00Z">
        <w:r w:rsidR="00731A88">
          <w:t xml:space="preserve"> In python gaat dit met d</w:t>
        </w:r>
      </w:ins>
      <w:ins w:id="150" w:author="Bergen van, Giel" w:date="2022-10-10T16:03:00Z">
        <w:r w:rsidR="00731A88">
          <w:t xml:space="preserve">e functie </w:t>
        </w:r>
        <w:proofErr w:type="spellStart"/>
        <w:r w:rsidR="00731A88" w:rsidRPr="00B76B2A">
          <w:rPr>
            <w:rStyle w:val="ProgrammacodeChar"/>
          </w:rPr>
          <w:t>scipy.io.loadmat</w:t>
        </w:r>
      </w:ins>
      <w:proofErr w:type="spellEnd"/>
      <w:ins w:id="151" w:author="Bergen van, Giel" w:date="2022-10-18T14:26:00Z">
        <w:r w:rsidR="000B404E">
          <w:rPr>
            <w:rStyle w:val="ProgrammacodeChar"/>
          </w:rPr>
          <w:t>.</w:t>
        </w:r>
      </w:ins>
    </w:p>
    <w:p w14:paraId="28C8D4AF" w14:textId="10587D90" w:rsidR="00456C55" w:rsidRDefault="00456C55" w:rsidP="000B404E">
      <w:pPr>
        <w:pPrChange w:id="152" w:author="Bergen van, Giel" w:date="2022-10-18T14:26:00Z">
          <w:pPr>
            <w:spacing w:line="280" w:lineRule="atLeast"/>
          </w:pPr>
        </w:pPrChange>
      </w:pPr>
      <w:del w:id="153" w:author="Bergen van, Giel" w:date="2022-10-18T14:26:00Z">
        <w:r w:rsidDel="000B404E">
          <w:br w:type="page"/>
        </w:r>
      </w:del>
    </w:p>
    <w:p w14:paraId="1FEAC4CF" w14:textId="00214A89" w:rsidR="0069772C" w:rsidRDefault="008600DC" w:rsidP="00475C82">
      <w:pPr>
        <w:pStyle w:val="Kop1"/>
      </w:pPr>
      <w:bookmarkStart w:id="154" w:name="_Ref116986664"/>
      <w:bookmarkStart w:id="155" w:name="_Ref116986673"/>
      <w:bookmarkStart w:id="156" w:name="_Toc116995907"/>
      <w:ins w:id="157" w:author="Bergen van, Giel" w:date="2022-09-29T12:28:00Z">
        <w:r>
          <w:lastRenderedPageBreak/>
          <w:t xml:space="preserve">Read-Write performance </w:t>
        </w:r>
      </w:ins>
      <w:r>
        <w:t>B</w:t>
      </w:r>
      <w:r w:rsidR="0069772C">
        <w:t>enchmarks</w:t>
      </w:r>
      <w:bookmarkEnd w:id="154"/>
      <w:bookmarkEnd w:id="155"/>
      <w:bookmarkEnd w:id="156"/>
    </w:p>
    <w:p w14:paraId="68B998AE" w14:textId="4B8AF4B1" w:rsidR="007D1D01" w:rsidRDefault="008771F6" w:rsidP="007D1D01">
      <w:r>
        <w:t xml:space="preserve">Om de performance van </w:t>
      </w:r>
      <w:r w:rsidR="0007510D">
        <w:t xml:space="preserve">de verschillende bestandsformaten </w:t>
      </w:r>
      <w:r>
        <w:t xml:space="preserve">te </w:t>
      </w:r>
      <w:r w:rsidR="0007510D">
        <w:t xml:space="preserve">vergelijken </w:t>
      </w:r>
      <w:r w:rsidR="00F149E0">
        <w:t xml:space="preserve">hebben </w:t>
      </w:r>
      <w:r w:rsidR="00F166D7">
        <w:t xml:space="preserve">we </w:t>
      </w:r>
      <w:r w:rsidR="0007510D">
        <w:t xml:space="preserve">een grotere dataset (1193 </w:t>
      </w:r>
      <w:proofErr w:type="spellStart"/>
      <w:r w:rsidR="0007510D">
        <w:t>GMWs</w:t>
      </w:r>
      <w:proofErr w:type="spellEnd"/>
      <w:r w:rsidR="0007510D">
        <w:t xml:space="preserve"> uit Gelderland) in de</w:t>
      </w:r>
      <w:r w:rsidR="006A3535">
        <w:t xml:space="preserve"> </w:t>
      </w:r>
      <w:r w:rsidR="00F166D7">
        <w:t xml:space="preserve">drie bestandsformaten Mat, BronV1 en BronV2 </w:t>
      </w:r>
      <w:r w:rsidR="006A3535">
        <w:t>opgeslagen en ingelezen</w:t>
      </w:r>
      <w:r w:rsidR="0007510D">
        <w:t xml:space="preserve"> en daarvan de bestandsgrootte en de tijd die het duurde om te lezen en schrijven opgeslagen.</w:t>
      </w:r>
      <w:r w:rsidR="008F507F">
        <w:t xml:space="preserve"> De</w:t>
      </w:r>
      <w:r w:rsidR="006E4064">
        <w:t>ze</w:t>
      </w:r>
      <w:r w:rsidR="008F507F">
        <w:t xml:space="preserve"> </w:t>
      </w:r>
      <w:r w:rsidR="006E4064">
        <w:t xml:space="preserve">benchmarks zijn gedaan op een laptop met Windows 10, op een SSD en met </w:t>
      </w:r>
      <w:r w:rsidR="008F507F">
        <w:t xml:space="preserve">Matlab </w:t>
      </w:r>
      <w:r w:rsidR="006E4064">
        <w:t>R2014a.</w:t>
      </w:r>
    </w:p>
    <w:p w14:paraId="1888F4B6" w14:textId="3F2FB313" w:rsidR="00D523C1" w:rsidRDefault="00D523C1" w:rsidP="007D1D01"/>
    <w:tbl>
      <w:tblPr>
        <w:tblStyle w:val="Tabelraster"/>
        <w:tblW w:w="0" w:type="auto"/>
        <w:tblLook w:val="04A0" w:firstRow="1" w:lastRow="0" w:firstColumn="1" w:lastColumn="0" w:noHBand="0" w:noVBand="1"/>
      </w:tblPr>
      <w:tblGrid>
        <w:gridCol w:w="2293"/>
        <w:gridCol w:w="2293"/>
        <w:gridCol w:w="2294"/>
        <w:gridCol w:w="2294"/>
      </w:tblGrid>
      <w:tr w:rsidR="00230BF5" w14:paraId="25460911" w14:textId="77777777" w:rsidTr="00230BF5">
        <w:tc>
          <w:tcPr>
            <w:tcW w:w="2293" w:type="dxa"/>
          </w:tcPr>
          <w:p w14:paraId="1A3FFD66" w14:textId="5A8EE346" w:rsidR="00230BF5" w:rsidRDefault="00230BF5" w:rsidP="007D1D01"/>
        </w:tc>
        <w:tc>
          <w:tcPr>
            <w:tcW w:w="2293" w:type="dxa"/>
          </w:tcPr>
          <w:p w14:paraId="23E8E04A" w14:textId="197ED11E" w:rsidR="00230BF5" w:rsidRPr="00230BF5" w:rsidRDefault="00230BF5" w:rsidP="007D1D01">
            <w:pPr>
              <w:rPr>
                <w:b/>
                <w:bCs/>
              </w:rPr>
            </w:pPr>
            <w:proofErr w:type="spellStart"/>
            <w:r w:rsidRPr="00230BF5">
              <w:rPr>
                <w:b/>
                <w:bCs/>
              </w:rPr>
              <w:t>Mat</w:t>
            </w:r>
            <w:r w:rsidR="00374965">
              <w:rPr>
                <w:b/>
                <w:bCs/>
              </w:rPr>
              <w:t>Legacy</w:t>
            </w:r>
            <w:proofErr w:type="spellEnd"/>
          </w:p>
        </w:tc>
        <w:tc>
          <w:tcPr>
            <w:tcW w:w="2294" w:type="dxa"/>
          </w:tcPr>
          <w:p w14:paraId="37F12D22" w14:textId="749A094B" w:rsidR="00230BF5" w:rsidRPr="00230BF5" w:rsidRDefault="00230BF5" w:rsidP="007D1D01">
            <w:pPr>
              <w:rPr>
                <w:b/>
                <w:bCs/>
              </w:rPr>
            </w:pPr>
            <w:r w:rsidRPr="00230BF5">
              <w:rPr>
                <w:b/>
                <w:bCs/>
              </w:rPr>
              <w:t>BronV1</w:t>
            </w:r>
          </w:p>
        </w:tc>
        <w:tc>
          <w:tcPr>
            <w:tcW w:w="2294" w:type="dxa"/>
          </w:tcPr>
          <w:p w14:paraId="3A5D384F" w14:textId="50692A63" w:rsidR="00230BF5" w:rsidRPr="00230BF5" w:rsidRDefault="00230BF5" w:rsidP="007D1D01">
            <w:pPr>
              <w:rPr>
                <w:b/>
                <w:bCs/>
              </w:rPr>
            </w:pPr>
            <w:r w:rsidRPr="00230BF5">
              <w:rPr>
                <w:b/>
                <w:bCs/>
              </w:rPr>
              <w:t>BronV2</w:t>
            </w:r>
          </w:p>
        </w:tc>
      </w:tr>
      <w:tr w:rsidR="00230BF5" w14:paraId="200F091C" w14:textId="77777777" w:rsidTr="00230BF5">
        <w:tc>
          <w:tcPr>
            <w:tcW w:w="2293" w:type="dxa"/>
          </w:tcPr>
          <w:p w14:paraId="0AD686E7" w14:textId="2B84D7A4" w:rsidR="00230BF5" w:rsidRDefault="00230BF5" w:rsidP="00676E0B">
            <w:pPr>
              <w:jc w:val="right"/>
            </w:pPr>
            <w:r>
              <w:t>Lezen (s)</w:t>
            </w:r>
          </w:p>
        </w:tc>
        <w:tc>
          <w:tcPr>
            <w:tcW w:w="2293" w:type="dxa"/>
          </w:tcPr>
          <w:p w14:paraId="63020875" w14:textId="538D800B" w:rsidR="00230BF5" w:rsidRPr="003A2F2F" w:rsidRDefault="00CF2AED" w:rsidP="007D1D01">
            <w:pPr>
              <w:rPr>
                <w:b/>
                <w:bCs/>
              </w:rPr>
            </w:pPr>
            <w:r w:rsidRPr="003A2F2F">
              <w:rPr>
                <w:b/>
                <w:bCs/>
              </w:rPr>
              <w:t>1,4</w:t>
            </w:r>
          </w:p>
        </w:tc>
        <w:tc>
          <w:tcPr>
            <w:tcW w:w="2294" w:type="dxa"/>
          </w:tcPr>
          <w:p w14:paraId="600B67B7" w14:textId="22B8C57C" w:rsidR="00230BF5" w:rsidRDefault="009B4F49" w:rsidP="007D1D01">
            <w:r>
              <w:t>9,7</w:t>
            </w:r>
          </w:p>
        </w:tc>
        <w:tc>
          <w:tcPr>
            <w:tcW w:w="2294" w:type="dxa"/>
          </w:tcPr>
          <w:p w14:paraId="3096B0F2" w14:textId="04A7228E" w:rsidR="00230BF5" w:rsidRDefault="00CF2AED" w:rsidP="007D1D01">
            <w:r>
              <w:t>341</w:t>
            </w:r>
          </w:p>
        </w:tc>
      </w:tr>
      <w:tr w:rsidR="00230BF5" w14:paraId="5918823E" w14:textId="77777777" w:rsidTr="00230BF5">
        <w:tc>
          <w:tcPr>
            <w:tcW w:w="2293" w:type="dxa"/>
          </w:tcPr>
          <w:p w14:paraId="7BDD3ECD" w14:textId="67ECC047" w:rsidR="00230BF5" w:rsidRDefault="00230BF5" w:rsidP="00676E0B">
            <w:pPr>
              <w:jc w:val="right"/>
            </w:pPr>
            <w:r>
              <w:t>Schrijven (s)</w:t>
            </w:r>
          </w:p>
        </w:tc>
        <w:tc>
          <w:tcPr>
            <w:tcW w:w="2293" w:type="dxa"/>
          </w:tcPr>
          <w:p w14:paraId="71BF312F" w14:textId="0F1A829D" w:rsidR="00230BF5" w:rsidRPr="003A2F2F" w:rsidRDefault="0021190F" w:rsidP="007D1D01">
            <w:pPr>
              <w:rPr>
                <w:b/>
                <w:bCs/>
              </w:rPr>
            </w:pPr>
            <w:r w:rsidRPr="003A2F2F">
              <w:rPr>
                <w:b/>
                <w:bCs/>
              </w:rPr>
              <w:t>1,3</w:t>
            </w:r>
          </w:p>
        </w:tc>
        <w:tc>
          <w:tcPr>
            <w:tcW w:w="2294" w:type="dxa"/>
          </w:tcPr>
          <w:p w14:paraId="4ECEDBDF" w14:textId="464CC11C" w:rsidR="00230BF5" w:rsidRDefault="0021190F" w:rsidP="007D1D01">
            <w:r>
              <w:t>22,9</w:t>
            </w:r>
          </w:p>
        </w:tc>
        <w:tc>
          <w:tcPr>
            <w:tcW w:w="2294" w:type="dxa"/>
          </w:tcPr>
          <w:p w14:paraId="70D5E754" w14:textId="69223F0F" w:rsidR="00230BF5" w:rsidRDefault="0021190F" w:rsidP="007D1D01">
            <w:r>
              <w:t>1490 (</w:t>
            </w:r>
            <w:r w:rsidR="00B103F6" w:rsidRPr="00B103F6">
              <w:t>≈</w:t>
            </w:r>
            <w:r w:rsidR="00CD55B9">
              <w:t xml:space="preserve"> </w:t>
            </w:r>
            <w:r>
              <w:t>2</w:t>
            </w:r>
            <w:r w:rsidR="00B103F6">
              <w:t xml:space="preserve">5 </w:t>
            </w:r>
            <w:r>
              <w:t>minuten)</w:t>
            </w:r>
          </w:p>
        </w:tc>
      </w:tr>
      <w:tr w:rsidR="00230BF5" w14:paraId="436CAF6E" w14:textId="77777777" w:rsidTr="00230BF5">
        <w:tc>
          <w:tcPr>
            <w:tcW w:w="2293" w:type="dxa"/>
          </w:tcPr>
          <w:p w14:paraId="1C4960C3" w14:textId="2062377B" w:rsidR="00230BF5" w:rsidRDefault="00230BF5" w:rsidP="00676E0B">
            <w:pPr>
              <w:jc w:val="right"/>
            </w:pPr>
            <w:r>
              <w:t>Bestandsgrootte (</w:t>
            </w:r>
            <w:r w:rsidR="00CD377A">
              <w:t>M</w:t>
            </w:r>
            <w:r w:rsidR="00D24DC3">
              <w:t>B</w:t>
            </w:r>
            <w:r>
              <w:t>)</w:t>
            </w:r>
          </w:p>
        </w:tc>
        <w:tc>
          <w:tcPr>
            <w:tcW w:w="2293" w:type="dxa"/>
          </w:tcPr>
          <w:p w14:paraId="4611E352" w14:textId="38836753" w:rsidR="00230BF5" w:rsidRPr="003A2F2F" w:rsidRDefault="00823603" w:rsidP="007D1D01">
            <w:pPr>
              <w:rPr>
                <w:b/>
                <w:bCs/>
              </w:rPr>
            </w:pPr>
            <w:r w:rsidRPr="003A2F2F">
              <w:rPr>
                <w:b/>
                <w:bCs/>
              </w:rPr>
              <w:t>2,9</w:t>
            </w:r>
          </w:p>
        </w:tc>
        <w:tc>
          <w:tcPr>
            <w:tcW w:w="2294" w:type="dxa"/>
          </w:tcPr>
          <w:p w14:paraId="374A8965" w14:textId="02A5C7AA" w:rsidR="00230BF5" w:rsidRDefault="00823603" w:rsidP="007D1D01">
            <w:r>
              <w:t>144</w:t>
            </w:r>
          </w:p>
        </w:tc>
        <w:tc>
          <w:tcPr>
            <w:tcW w:w="2294" w:type="dxa"/>
          </w:tcPr>
          <w:p w14:paraId="4185C1E8" w14:textId="6F1EF418" w:rsidR="00230BF5" w:rsidRDefault="00823603" w:rsidP="007D1D01">
            <w:r>
              <w:t>386</w:t>
            </w:r>
          </w:p>
        </w:tc>
      </w:tr>
      <w:tr w:rsidR="00230BF5" w14:paraId="12312F4D" w14:textId="77777777" w:rsidTr="00230BF5">
        <w:tc>
          <w:tcPr>
            <w:tcW w:w="2293" w:type="dxa"/>
          </w:tcPr>
          <w:p w14:paraId="3B92FA1C" w14:textId="3C6EE8A6" w:rsidR="00230BF5" w:rsidRDefault="006158FD" w:rsidP="00676E0B">
            <w:pPr>
              <w:jc w:val="right"/>
            </w:pPr>
            <w:r>
              <w:t>Cross-platform</w:t>
            </w:r>
          </w:p>
        </w:tc>
        <w:tc>
          <w:tcPr>
            <w:tcW w:w="2293" w:type="dxa"/>
          </w:tcPr>
          <w:p w14:paraId="1091D446" w14:textId="5447562A" w:rsidR="00230BF5" w:rsidRPr="004C2C11" w:rsidRDefault="001A5725" w:rsidP="001A5725">
            <w:pPr>
              <w:jc w:val="center"/>
              <w:rPr>
                <w:b/>
                <w:bCs/>
              </w:rPr>
            </w:pPr>
            <w:r w:rsidRPr="004C2C11">
              <w:rPr>
                <w:b/>
                <w:bCs/>
              </w:rPr>
              <w:t>×</w:t>
            </w:r>
          </w:p>
        </w:tc>
        <w:tc>
          <w:tcPr>
            <w:tcW w:w="2294" w:type="dxa"/>
          </w:tcPr>
          <w:p w14:paraId="45893B93" w14:textId="3A680038" w:rsidR="00230BF5" w:rsidRPr="004C2C11" w:rsidRDefault="006158FD" w:rsidP="001A5725">
            <w:pPr>
              <w:jc w:val="center"/>
              <w:rPr>
                <w:b/>
                <w:bCs/>
              </w:rPr>
            </w:pPr>
            <w:r w:rsidRPr="004C2C11">
              <w:rPr>
                <w:b/>
                <w:bCs/>
              </w:rPr>
              <w:t>×</w:t>
            </w:r>
          </w:p>
        </w:tc>
        <w:tc>
          <w:tcPr>
            <w:tcW w:w="2294" w:type="dxa"/>
          </w:tcPr>
          <w:p w14:paraId="3CBF4E72" w14:textId="7C104444" w:rsidR="00230BF5" w:rsidRPr="004C2C11" w:rsidRDefault="006158FD" w:rsidP="001A5725">
            <w:pPr>
              <w:jc w:val="center"/>
            </w:pPr>
            <w:r w:rsidRPr="004C2C11">
              <w:rPr>
                <w:rFonts w:ascii="Segoe UI Symbol" w:hAnsi="Segoe UI Symbol" w:cs="Segoe UI Symbol"/>
              </w:rPr>
              <w:t>✓</w:t>
            </w:r>
          </w:p>
        </w:tc>
      </w:tr>
    </w:tbl>
    <w:p w14:paraId="56F5CF87" w14:textId="2C5C1838" w:rsidR="00230BF5" w:rsidRDefault="00230BF5" w:rsidP="007D1D01"/>
    <w:p w14:paraId="3A322B7B" w14:textId="02E502D2" w:rsidR="00232C18" w:rsidRDefault="00AA7E78" w:rsidP="00232C18">
      <w:r>
        <w:t>Het ouderwetse Mat format is de duidelijke</w:t>
      </w:r>
      <w:r w:rsidR="00230BF5">
        <w:t xml:space="preserve"> winnaar </w:t>
      </w:r>
      <w:r w:rsidR="002F0C6B">
        <w:t xml:space="preserve">zowel in </w:t>
      </w:r>
      <w:r w:rsidR="00230BF5">
        <w:t>opslag</w:t>
      </w:r>
      <w:r w:rsidR="002F0C6B">
        <w:t>ruimte</w:t>
      </w:r>
      <w:r w:rsidR="00230BF5">
        <w:t xml:space="preserve">, </w:t>
      </w:r>
      <w:r w:rsidR="00F953D8">
        <w:t xml:space="preserve">als </w:t>
      </w:r>
      <w:r w:rsidR="00614421">
        <w:t xml:space="preserve">in </w:t>
      </w:r>
      <w:r w:rsidR="00230BF5">
        <w:t>le</w:t>
      </w:r>
      <w:r w:rsidR="00614421">
        <w:t>es-</w:t>
      </w:r>
      <w:r w:rsidR="00230BF5">
        <w:t xml:space="preserve"> en schrij</w:t>
      </w:r>
      <w:r w:rsidR="00614421">
        <w:t>fsnelheid</w:t>
      </w:r>
      <w:r w:rsidR="002D7E5A">
        <w:t>,</w:t>
      </w:r>
      <w:r w:rsidR="009B4F49">
        <w:t xml:space="preserve"> BronV2 is </w:t>
      </w:r>
      <w:r w:rsidR="00702865">
        <w:t>veruit het langzaamst en grootst.</w:t>
      </w:r>
    </w:p>
    <w:p w14:paraId="6950FCDC" w14:textId="287AAA65" w:rsidR="00232C18" w:rsidRDefault="00232C18" w:rsidP="00232C18"/>
    <w:p w14:paraId="0331DCD4" w14:textId="4964918B" w:rsidR="009A46D9" w:rsidRDefault="00C54FA5" w:rsidP="009A46D9">
      <w:r>
        <w:t>Een</w:t>
      </w:r>
      <w:r w:rsidR="00171E94">
        <w:t xml:space="preserve"> aanpak om dit te verhelpen</w:t>
      </w:r>
      <w:r w:rsidR="00C54BE8">
        <w:t xml:space="preserve"> </w:t>
      </w:r>
      <w:r w:rsidR="00E266EE">
        <w:t>is o</w:t>
      </w:r>
      <w:r w:rsidR="00171E94">
        <w:t>ptimalisatie van de BronV2 library: v</w:t>
      </w:r>
      <w:r w:rsidR="00232C18">
        <w:t xml:space="preserve">olgens de </w:t>
      </w:r>
      <w:r w:rsidR="006F78A9">
        <w:t>Matlab-</w:t>
      </w:r>
      <w:proofErr w:type="spellStart"/>
      <w:r w:rsidR="006F78A9">
        <w:t>profiler</w:t>
      </w:r>
      <w:proofErr w:type="spellEnd"/>
      <w:r w:rsidR="006F78A9">
        <w:t xml:space="preserve"> </w:t>
      </w:r>
      <w:r w:rsidR="00232C18">
        <w:t xml:space="preserve">gaat bij het schrijven bijna 90% van de tijd zitten in het telkens openen van het bestand, dit komt doordat de </w:t>
      </w:r>
      <w:r w:rsidR="009B4F49">
        <w:t>BronV2 library de high-level functies gebruikt,</w:t>
      </w:r>
      <w:r w:rsidR="00232C18">
        <w:t xml:space="preserve"> en</w:t>
      </w:r>
      <w:r w:rsidR="009B4F49">
        <w:t xml:space="preserve"> </w:t>
      </w:r>
      <w:r w:rsidR="00171E94">
        <w:t>de</w:t>
      </w:r>
      <w:r w:rsidR="00BE4BE7">
        <w:t xml:space="preserve">ze </w:t>
      </w:r>
      <w:r w:rsidR="00232C18">
        <w:t>functie</w:t>
      </w:r>
      <w:r w:rsidR="00171E94">
        <w:t>s</w:t>
      </w:r>
      <w:r w:rsidR="00232C18">
        <w:t xml:space="preserve"> </w:t>
      </w:r>
      <w:r w:rsidR="00171E94">
        <w:t xml:space="preserve">openen en sluiten </w:t>
      </w:r>
      <w:r w:rsidR="009B4F49">
        <w:t>het bestand</w:t>
      </w:r>
      <w:r w:rsidR="00171E94">
        <w:t xml:space="preserve"> steeds zelf</w:t>
      </w:r>
      <w:r w:rsidR="009B4F49">
        <w:t xml:space="preserve">. </w:t>
      </w:r>
      <w:r w:rsidR="00232C18">
        <w:t xml:space="preserve">Met de low-level functies is het wel mogelijk om het bestand één keer te openen, </w:t>
      </w:r>
      <w:r w:rsidR="00171E94">
        <w:t xml:space="preserve">en </w:t>
      </w:r>
      <w:r w:rsidR="00232C18">
        <w:t xml:space="preserve">de file handle </w:t>
      </w:r>
      <w:r w:rsidR="00171E94">
        <w:t xml:space="preserve">rond te </w:t>
      </w:r>
      <w:r w:rsidR="00331A62">
        <w:t xml:space="preserve">sturen. </w:t>
      </w:r>
      <w:r w:rsidR="00232C18">
        <w:t xml:space="preserve">BronV2 herschrijven met gebruik van de low-level functies </w:t>
      </w:r>
      <w:r w:rsidR="00331A62">
        <w:t xml:space="preserve">kost wel </w:t>
      </w:r>
      <w:r w:rsidR="00232C18">
        <w:t xml:space="preserve">veel extra tijd </w:t>
      </w:r>
      <w:r w:rsidR="005C192F">
        <w:t xml:space="preserve">en </w:t>
      </w:r>
      <w:r w:rsidR="00232C18">
        <w:t xml:space="preserve">het </w:t>
      </w:r>
      <w:r w:rsidR="005C192F">
        <w:t xml:space="preserve">is </w:t>
      </w:r>
      <w:r w:rsidR="00232C18">
        <w:t xml:space="preserve">onduidelijk hoezeer </w:t>
      </w:r>
      <w:r w:rsidR="00282466">
        <w:t xml:space="preserve">dit </w:t>
      </w:r>
      <w:r w:rsidR="00232C18">
        <w:t>nodig is</w:t>
      </w:r>
      <w:r w:rsidR="00702865">
        <w:t xml:space="preserve">, maar kan </w:t>
      </w:r>
      <w:r w:rsidR="009B06C1">
        <w:t xml:space="preserve">wel </w:t>
      </w:r>
      <w:r w:rsidR="00702865">
        <w:t xml:space="preserve">de </w:t>
      </w:r>
      <w:r w:rsidR="009B06C1">
        <w:t xml:space="preserve">tijd met </w:t>
      </w:r>
      <w:r w:rsidR="00702865">
        <w:t xml:space="preserve">een </w:t>
      </w:r>
      <w:r w:rsidR="00F6658A">
        <w:t xml:space="preserve">factor 10 </w:t>
      </w:r>
      <w:r w:rsidR="00C5720C">
        <w:t>ver</w:t>
      </w:r>
      <w:r w:rsidR="00C5720C">
        <w:t>minderen</w:t>
      </w:r>
      <w:r w:rsidR="009A46D9">
        <w:t>.</w:t>
      </w:r>
      <w:r w:rsidR="00653AD8">
        <w:t xml:space="preserve"> Dit vereist geen veranderingen aan de python code</w:t>
      </w:r>
      <w:r w:rsidR="00831F32">
        <w:t xml:space="preserve">, </w:t>
      </w:r>
      <w:r w:rsidR="00653AD8">
        <w:t xml:space="preserve">die </w:t>
      </w:r>
      <w:r w:rsidR="00831F32">
        <w:t xml:space="preserve">trouwens </w:t>
      </w:r>
      <w:r w:rsidR="00653AD8">
        <w:t xml:space="preserve">al </w:t>
      </w:r>
      <w:r w:rsidR="00841D68">
        <w:t xml:space="preserve">met </w:t>
      </w:r>
      <w:r w:rsidR="00D51837">
        <w:t>file handle</w:t>
      </w:r>
      <w:r w:rsidR="00841D68">
        <w:t xml:space="preserve">s </w:t>
      </w:r>
      <w:r w:rsidR="00653AD8">
        <w:t>werkt</w:t>
      </w:r>
      <w:r w:rsidR="00015883">
        <w:t xml:space="preserve"> en</w:t>
      </w:r>
      <w:r w:rsidR="00CC4585">
        <w:t xml:space="preserve"> inderdaad</w:t>
      </w:r>
      <w:r w:rsidR="00015883">
        <w:t xml:space="preserve"> veel sneller</w:t>
      </w:r>
      <w:r w:rsidR="002D2665">
        <w:t xml:space="preserve"> is dan de Matlab-code</w:t>
      </w:r>
      <w:r w:rsidR="00653AD8">
        <w:t>.</w:t>
      </w:r>
      <w:ins w:id="158" w:author="Bergen van, Giel" w:date="2022-10-13T14:16:00Z">
        <w:r w:rsidR="00D144C0">
          <w:t xml:space="preserve"> Dit </w:t>
        </w:r>
      </w:ins>
      <w:ins w:id="159" w:author="Bergen van, Giel" w:date="2022-10-13T14:17:00Z">
        <w:r w:rsidR="00D144C0">
          <w:t xml:space="preserve">heeft geen invloed op </w:t>
        </w:r>
      </w:ins>
      <w:ins w:id="160" w:author="Bergen van, Giel" w:date="2022-10-18T14:27:00Z">
        <w:r w:rsidR="001E28CF">
          <w:t xml:space="preserve">het bestandsformaat, en dus </w:t>
        </w:r>
      </w:ins>
      <w:ins w:id="161" w:author="Bergen van, Giel" w:date="2022-10-13T14:17:00Z">
        <w:r w:rsidR="00D144C0">
          <w:t xml:space="preserve">de </w:t>
        </w:r>
      </w:ins>
      <w:ins w:id="162" w:author="Bergen van, Giel" w:date="2022-10-13T14:16:00Z">
        <w:r w:rsidR="00D144C0">
          <w:t>bestands</w:t>
        </w:r>
      </w:ins>
      <w:ins w:id="163" w:author="Bergen van, Giel" w:date="2022-10-13T14:17:00Z">
        <w:r w:rsidR="00D144C0">
          <w:t>grootte.</w:t>
        </w:r>
      </w:ins>
      <w:ins w:id="164" w:author="Bergen van, Giel" w:date="2022-10-13T14:20:00Z">
        <w:r>
          <w:t xml:space="preserve"> </w:t>
        </w:r>
      </w:ins>
    </w:p>
    <w:p w14:paraId="548323C1" w14:textId="41559966" w:rsidR="008F507F" w:rsidRDefault="008F507F" w:rsidP="007D1D01"/>
    <w:p w14:paraId="46C01C50" w14:textId="2D5DC22E" w:rsidR="009A46D9" w:rsidRDefault="00422336" w:rsidP="009A46D9">
      <w:r>
        <w:t>Een grote v</w:t>
      </w:r>
      <w:r w:rsidR="009A46D9">
        <w:t xml:space="preserve">erbetering van performance door het </w:t>
      </w:r>
      <w:r w:rsidR="00167F2A">
        <w:t xml:space="preserve">BronV2 </w:t>
      </w:r>
      <w:r w:rsidR="009A46D9">
        <w:t xml:space="preserve">format </w:t>
      </w:r>
      <w:r w:rsidR="004C2C11">
        <w:t xml:space="preserve">zelf </w:t>
      </w:r>
      <w:r w:rsidR="00E36968">
        <w:t xml:space="preserve">te </w:t>
      </w:r>
      <w:r w:rsidR="00C54FA5">
        <w:t xml:space="preserve">verbeteren </w:t>
      </w:r>
      <w:r w:rsidR="009A46D9">
        <w:t xml:space="preserve">lijkt </w:t>
      </w:r>
      <w:r w:rsidR="007B321D">
        <w:t xml:space="preserve">niet realistisch </w:t>
      </w:r>
      <w:r w:rsidR="009A46D9">
        <w:t xml:space="preserve">omdat er </w:t>
      </w:r>
      <w:r w:rsidR="00985BD7">
        <w:t xml:space="preserve">in de BronV1 en </w:t>
      </w:r>
      <w:proofErr w:type="spellStart"/>
      <w:r w:rsidR="00985BD7">
        <w:t>Mat</w:t>
      </w:r>
      <w:r w:rsidR="00374965">
        <w:t>Legacy</w:t>
      </w:r>
      <w:proofErr w:type="spellEnd"/>
      <w:r w:rsidR="00985BD7">
        <w:t xml:space="preserve"> formats </w:t>
      </w:r>
      <w:r w:rsidR="009A46D9">
        <w:t xml:space="preserve">vele uren denkwerk van specialisten is gestoken, </w:t>
      </w:r>
      <w:r w:rsidR="00BC4620">
        <w:t>die</w:t>
      </w:r>
      <w:r w:rsidR="004F578B">
        <w:t xml:space="preserve"> </w:t>
      </w:r>
      <w:r w:rsidR="00CA626A">
        <w:t xml:space="preserve">niet </w:t>
      </w:r>
      <w:r w:rsidR="00A05253">
        <w:t xml:space="preserve">voor handen </w:t>
      </w:r>
      <w:r w:rsidR="00BC4620">
        <w:t>zijn</w:t>
      </w:r>
      <w:r w:rsidR="009A46D9">
        <w:t xml:space="preserve"> voor BronV2.</w:t>
      </w:r>
    </w:p>
    <w:p w14:paraId="574433CF" w14:textId="78535930" w:rsidR="0069576C" w:rsidRDefault="0069576C">
      <w:pPr>
        <w:spacing w:line="280" w:lineRule="atLeast"/>
        <w:ind w:left="851" w:hanging="851"/>
        <w:rPr>
          <w:ins w:id="165" w:author="Bergen van, Giel" w:date="2022-10-17T15:10:00Z"/>
        </w:rPr>
      </w:pPr>
    </w:p>
    <w:p w14:paraId="30916C7E" w14:textId="120F69AF" w:rsidR="00114530" w:rsidDel="006D5C5B" w:rsidRDefault="00114530" w:rsidP="00567011">
      <w:pPr>
        <w:rPr>
          <w:del w:id="166" w:author="Bergen van, Giel" w:date="2022-10-17T15:13:00Z"/>
        </w:rPr>
      </w:pPr>
      <w:ins w:id="167" w:author="Bergen van, Giel" w:date="2022-10-17T15:10:00Z">
        <w:r>
          <w:t xml:space="preserve">Vanwege het grote verschil in bestandsgrootte en </w:t>
        </w:r>
        <w:r w:rsidR="00C237F6">
          <w:t xml:space="preserve">snelheid raden we aan </w:t>
        </w:r>
      </w:ins>
      <w:ins w:id="168" w:author="Bergen van, Giel" w:date="2022-10-17T15:12:00Z">
        <w:r w:rsidR="009351B9">
          <w:t xml:space="preserve">om </w:t>
        </w:r>
      </w:ins>
      <w:proofErr w:type="spellStart"/>
      <w:ins w:id="169" w:author="Bergen van, Giel" w:date="2022-10-17T15:10:00Z">
        <w:r w:rsidR="00C237F6">
          <w:t>bron-gegevens</w:t>
        </w:r>
        <w:proofErr w:type="spellEnd"/>
        <w:r w:rsidR="00C237F6">
          <w:t xml:space="preserve"> </w:t>
        </w:r>
      </w:ins>
      <w:ins w:id="170" w:author="Bergen van, Giel" w:date="2022-10-17T15:12:00Z">
        <w:r w:rsidR="009351B9">
          <w:t xml:space="preserve">wanneer </w:t>
        </w:r>
      </w:ins>
      <w:ins w:id="171" w:author="Bergen van, Giel" w:date="2022-10-17T15:13:00Z">
        <w:r w:rsidR="00C25BDE">
          <w:t xml:space="preserve">ze zeker </w:t>
        </w:r>
      </w:ins>
      <w:ins w:id="172" w:author="Bergen van, Giel" w:date="2022-10-17T15:12:00Z">
        <w:r w:rsidR="00C56337">
          <w:t>alleen</w:t>
        </w:r>
      </w:ins>
      <w:ins w:id="173" w:author="Bergen van, Giel" w:date="2022-10-17T15:13:00Z">
        <w:r w:rsidR="002056EF">
          <w:t xml:space="preserve"> </w:t>
        </w:r>
      </w:ins>
      <w:ins w:id="174" w:author="Bergen van, Giel" w:date="2022-10-17T15:12:00Z">
        <w:r w:rsidR="00C56337">
          <w:t xml:space="preserve">met </w:t>
        </w:r>
        <w:r w:rsidR="00477438">
          <w:t>M</w:t>
        </w:r>
        <w:r w:rsidR="00C56337">
          <w:t>atlab software hoe</w:t>
        </w:r>
      </w:ins>
      <w:ins w:id="175" w:author="Bergen van, Giel" w:date="2022-10-17T15:13:00Z">
        <w:r w:rsidR="00C25BDE">
          <w:t xml:space="preserve">ven </w:t>
        </w:r>
      </w:ins>
      <w:ins w:id="176" w:author="Bergen van, Giel" w:date="2022-10-17T15:12:00Z">
        <w:r w:rsidR="00C56337">
          <w:t xml:space="preserve">worden uitgewisseld, </w:t>
        </w:r>
      </w:ins>
      <w:ins w:id="177" w:author="Bergen van, Giel" w:date="2022-10-17T15:10:00Z">
        <w:r w:rsidR="00C237F6">
          <w:t>op te slaan in</w:t>
        </w:r>
      </w:ins>
      <w:ins w:id="178" w:author="Bergen van, Giel" w:date="2022-10-17T15:11:00Z">
        <w:r w:rsidR="00C237F6">
          <w:t xml:space="preserve"> het </w:t>
        </w:r>
      </w:ins>
      <w:ins w:id="179" w:author="Bergen van, Giel" w:date="2022-10-17T15:10:00Z">
        <w:r w:rsidR="00C237F6">
          <w:t>Mat</w:t>
        </w:r>
      </w:ins>
      <w:ins w:id="180" w:author="Bergen van, Giel" w:date="2022-10-17T15:11:00Z">
        <w:r w:rsidR="00C237F6">
          <w:t>-format</w:t>
        </w:r>
      </w:ins>
      <w:ins w:id="181" w:author="Bergen van, Giel" w:date="2022-10-17T15:13:00Z">
        <w:r w:rsidR="00C25BDE">
          <w:t>, en anders in het BronV2-format.</w:t>
        </w:r>
      </w:ins>
    </w:p>
    <w:p w14:paraId="5A6C6E4B" w14:textId="77777777" w:rsidR="0069576C" w:rsidRDefault="0069576C" w:rsidP="006D5C5B"/>
    <w:p w14:paraId="655751A8" w14:textId="0357B840" w:rsidR="0069772C" w:rsidRDefault="0069772C">
      <w:pPr>
        <w:spacing w:line="280" w:lineRule="atLeast"/>
        <w:ind w:left="851" w:hanging="851"/>
        <w:rPr>
          <w:rFonts w:ascii="Arial" w:eastAsiaTheme="majorEastAsia" w:hAnsi="Arial" w:cstheme="majorBidi"/>
          <w:sz w:val="24"/>
          <w:szCs w:val="32"/>
        </w:rPr>
      </w:pPr>
      <w:r>
        <w:br w:type="page"/>
      </w:r>
    </w:p>
    <w:p w14:paraId="3163E51E" w14:textId="009BD50E" w:rsidR="005526D9" w:rsidRPr="00C128C5" w:rsidRDefault="000F1F5F" w:rsidP="00475C82">
      <w:pPr>
        <w:pStyle w:val="Kop1"/>
      </w:pPr>
      <w:bookmarkStart w:id="182" w:name="_Toc116995908"/>
      <w:r>
        <w:lastRenderedPageBreak/>
        <w:t xml:space="preserve">Gebruik </w:t>
      </w:r>
      <w:r w:rsidR="0075252F">
        <w:t>van</w:t>
      </w:r>
      <w:r w:rsidR="0075252F" w:rsidRPr="00C128C5">
        <w:t xml:space="preserve"> </w:t>
      </w:r>
      <w:r w:rsidR="005526D9" w:rsidRPr="00C128C5">
        <w:t>HDF5-viewers</w:t>
      </w:r>
      <w:bookmarkEnd w:id="182"/>
    </w:p>
    <w:p w14:paraId="659315D7" w14:textId="0C660983" w:rsidR="0075252F" w:rsidRDefault="0075252F" w:rsidP="00475C82">
      <w:pPr>
        <w:pStyle w:val="Kop2"/>
      </w:pPr>
      <w:bookmarkStart w:id="183" w:name="_Toc116995909"/>
      <w:r>
        <w:t>Inleiding</w:t>
      </w:r>
      <w:bookmarkEnd w:id="183"/>
      <w:r>
        <w:t xml:space="preserve"> </w:t>
      </w:r>
    </w:p>
    <w:p w14:paraId="60713FD9" w14:textId="710CBC36" w:rsidR="0075252F" w:rsidRDefault="0075252F" w:rsidP="00DA7B21">
      <w:pPr>
        <w:rPr>
          <w:ins w:id="184" w:author="Bergen van, Giel" w:date="2022-10-03T16:40:00Z"/>
        </w:rPr>
      </w:pPr>
      <w:del w:id="185" w:author="Bergen van, Giel" w:date="2022-10-03T16:10:00Z">
        <w:r w:rsidRPr="009C5463" w:rsidDel="00972728">
          <w:rPr>
            <w:highlight w:val="yellow"/>
          </w:rPr>
          <w:delText>&lt;nader uit te werken&gt;</w:delText>
        </w:r>
      </w:del>
      <w:ins w:id="186" w:author="Bergen van, Giel" w:date="2022-10-03T16:10:00Z">
        <w:r w:rsidR="00972728">
          <w:t>HDF5 is zelf een binair format</w:t>
        </w:r>
      </w:ins>
      <w:ins w:id="187" w:author="Bergen van, Giel" w:date="2022-10-03T16:11:00Z">
        <w:r w:rsidR="00972728">
          <w:t xml:space="preserve"> en dus </w:t>
        </w:r>
      </w:ins>
      <w:ins w:id="188" w:author="Bergen van, Giel" w:date="2022-10-03T16:10:00Z">
        <w:r w:rsidR="00972728">
          <w:t>niet rechtst</w:t>
        </w:r>
      </w:ins>
      <w:ins w:id="189" w:author="Bergen van, Giel" w:date="2022-10-03T16:11:00Z">
        <w:r w:rsidR="00972728">
          <w:t xml:space="preserve">reeks te </w:t>
        </w:r>
      </w:ins>
      <w:ins w:id="190" w:author="Bergen van, Giel" w:date="2022-10-03T16:13:00Z">
        <w:r w:rsidR="00DF078D">
          <w:t>bekijken of wijzige</w:t>
        </w:r>
      </w:ins>
      <w:ins w:id="191" w:author="Bergen van, Giel" w:date="2022-10-10T11:20:00Z">
        <w:r w:rsidR="00B777F2">
          <w:t>n</w:t>
        </w:r>
      </w:ins>
      <w:ins w:id="192" w:author="Bergen van, Giel" w:date="2022-10-03T16:11:00Z">
        <w:r w:rsidR="00DE2F19">
          <w:t xml:space="preserve">, maar </w:t>
        </w:r>
      </w:ins>
      <w:ins w:id="193" w:author="Bergen van, Giel" w:date="2022-10-10T11:20:00Z">
        <w:r w:rsidR="00B777F2">
          <w:t xml:space="preserve">er bestaan verschillende </w:t>
        </w:r>
      </w:ins>
      <w:ins w:id="194" w:author="Bergen van, Giel" w:date="2022-10-03T16:12:00Z">
        <w:r w:rsidR="00073E76">
          <w:t>programma</w:t>
        </w:r>
      </w:ins>
      <w:ins w:id="195" w:author="Bergen van, Giel" w:date="2022-10-10T11:20:00Z">
        <w:r w:rsidR="00B777F2">
          <w:t>’</w:t>
        </w:r>
      </w:ins>
      <w:ins w:id="196" w:author="Bergen van, Giel" w:date="2022-10-03T16:12:00Z">
        <w:r w:rsidR="00073E76">
          <w:t xml:space="preserve">s </w:t>
        </w:r>
      </w:ins>
      <w:ins w:id="197" w:author="Bergen van, Giel" w:date="2022-10-10T11:20:00Z">
        <w:r w:rsidR="00B777F2">
          <w:t>met onders</w:t>
        </w:r>
      </w:ins>
      <w:ins w:id="198" w:author="Bergen van, Giel" w:date="2022-10-10T11:21:00Z">
        <w:r w:rsidR="00B777F2">
          <w:t xml:space="preserve">teuning voor het bekijken en wijzingen van </w:t>
        </w:r>
      </w:ins>
      <w:ins w:id="199" w:author="Bergen van, Giel" w:date="2022-10-03T16:13:00Z">
        <w:r w:rsidR="00DF078D">
          <w:t>HDF5-</w:t>
        </w:r>
      </w:ins>
      <w:ins w:id="200" w:author="Bergen van, Giel" w:date="2022-10-10T11:21:00Z">
        <w:r w:rsidR="00B777F2">
          <w:t>bestanden</w:t>
        </w:r>
      </w:ins>
      <w:ins w:id="201" w:author="Bergen van, Giel" w:date="2022-10-10T14:21:00Z">
        <w:r w:rsidR="00CB6C82">
          <w:t>. O</w:t>
        </w:r>
      </w:ins>
      <w:ins w:id="202" w:author="Bergen van, Giel" w:date="2022-10-10T14:20:00Z">
        <w:r w:rsidR="00EF0E2F">
          <w:t>mdat BronV2 bovenop het HDF5-format is ge</w:t>
        </w:r>
      </w:ins>
      <w:ins w:id="203" w:author="Bergen van, Giel" w:date="2022-10-10T14:21:00Z">
        <w:r w:rsidR="00EF0E2F">
          <w:t>specificeerd</w:t>
        </w:r>
        <w:r w:rsidR="000F6C92">
          <w:t xml:space="preserve"> </w:t>
        </w:r>
      </w:ins>
      <w:ins w:id="204" w:author="Bergen van, Giel" w:date="2022-10-10T14:22:00Z">
        <w:r w:rsidR="00AF0B8B">
          <w:t>ku</w:t>
        </w:r>
      </w:ins>
      <w:ins w:id="205" w:author="Bergen van, Giel" w:date="2022-10-10T14:23:00Z">
        <w:r w:rsidR="00AF0B8B">
          <w:t xml:space="preserve">nnen </w:t>
        </w:r>
      </w:ins>
      <w:ins w:id="206" w:author="Bergen van, Giel" w:date="2022-10-10T14:24:00Z">
        <w:r w:rsidR="00046BC6">
          <w:t>alle</w:t>
        </w:r>
      </w:ins>
      <w:ins w:id="207" w:author="Bergen van, Giel" w:date="2022-10-10T14:25:00Z">
        <w:r w:rsidR="00046BC6">
          <w:t xml:space="preserve"> HDF5-viewers de </w:t>
        </w:r>
      </w:ins>
      <w:ins w:id="208" w:author="Bergen van, Giel" w:date="2022-10-10T14:23:00Z">
        <w:r w:rsidR="004824D7">
          <w:t xml:space="preserve">BronV2 </w:t>
        </w:r>
        <w:r w:rsidR="00AF0B8B">
          <w:t xml:space="preserve">bestanden </w:t>
        </w:r>
      </w:ins>
      <w:ins w:id="209" w:author="Bergen van, Giel" w:date="2022-10-10T14:25:00Z">
        <w:r w:rsidR="00046BC6">
          <w:t xml:space="preserve">in principe </w:t>
        </w:r>
      </w:ins>
      <w:ins w:id="210" w:author="Bergen van, Giel" w:date="2022-10-10T14:23:00Z">
        <w:r w:rsidR="00AF0B8B">
          <w:t xml:space="preserve">openen, maar </w:t>
        </w:r>
      </w:ins>
      <w:ins w:id="211" w:author="Bergen van, Giel" w:date="2022-10-10T14:25:00Z">
        <w:r w:rsidR="00046BC6">
          <w:t xml:space="preserve">hebben ze </w:t>
        </w:r>
      </w:ins>
      <w:ins w:id="212" w:author="Bergen van, Giel" w:date="2022-10-10T14:23:00Z">
        <w:r w:rsidR="004824D7">
          <w:t xml:space="preserve">geen ondersteuning </w:t>
        </w:r>
      </w:ins>
      <w:ins w:id="213" w:author="Bergen van, Giel" w:date="2022-10-10T14:25:00Z">
        <w:r w:rsidR="00046BC6">
          <w:t>voor de BronV2 structuur</w:t>
        </w:r>
      </w:ins>
      <w:ins w:id="214" w:author="Bergen van, Giel" w:date="2022-10-17T16:46:00Z">
        <w:r w:rsidR="00D111D5">
          <w:t>.</w:t>
        </w:r>
      </w:ins>
      <w:ins w:id="215" w:author="Bergen van, Giel" w:date="2022-10-17T16:45:00Z">
        <w:r w:rsidR="00D111D5" w:rsidRPr="00D111D5">
          <w:t xml:space="preserve"> </w:t>
        </w:r>
      </w:ins>
      <w:ins w:id="216" w:author="Bergen van, Giel" w:date="2022-10-17T16:46:00Z">
        <w:r w:rsidR="00DB4A38">
          <w:t xml:space="preserve">Tabellen kunnen bijvoorbeeld </w:t>
        </w:r>
      </w:ins>
      <w:ins w:id="217" w:author="Bergen van, Giel" w:date="2022-10-17T16:45:00Z">
        <w:r w:rsidR="00D111D5">
          <w:t>niet in hun geheel worden bekeken, maar alleen de individuele kolommen</w:t>
        </w:r>
      </w:ins>
      <w:ins w:id="218" w:author="Bergen van, Giel" w:date="2022-10-17T16:46:00Z">
        <w:r w:rsidR="00DB4A38">
          <w:t xml:space="preserve"> die als aparte </w:t>
        </w:r>
      </w:ins>
      <w:ins w:id="219" w:author="Bergen van, Giel" w:date="2022-10-18T11:51:00Z">
        <w:r w:rsidR="00113D43">
          <w:t xml:space="preserve">HDF5 </w:t>
        </w:r>
        <w:r w:rsidR="00D52F9C">
          <w:t>D</w:t>
        </w:r>
      </w:ins>
      <w:ins w:id="220" w:author="Bergen van, Giel" w:date="2022-10-17T16:46:00Z">
        <w:r w:rsidR="00DB4A38">
          <w:t>atasets zijn opgeslagen</w:t>
        </w:r>
      </w:ins>
      <w:ins w:id="221" w:author="Bergen van, Giel" w:date="2022-10-18T11:51:00Z">
        <w:r w:rsidR="00353F52">
          <w:t>.</w:t>
        </w:r>
      </w:ins>
      <w:ins w:id="222" w:author="Bergen van, Giel" w:date="2022-10-17T16:48:00Z">
        <w:r w:rsidR="00CC7D3E">
          <w:t xml:space="preserve"> </w:t>
        </w:r>
      </w:ins>
      <w:ins w:id="223" w:author="Bergen van, Giel" w:date="2022-10-18T11:51:00Z">
        <w:r w:rsidR="00353F52">
          <w:t>O</w:t>
        </w:r>
      </w:ins>
      <w:ins w:id="224" w:author="Bergen van, Giel" w:date="2022-10-17T16:46:00Z">
        <w:r w:rsidR="00F05F5D">
          <w:t xml:space="preserve">mdat de elementen van </w:t>
        </w:r>
      </w:ins>
      <w:ins w:id="225" w:author="Bergen van, Giel" w:date="2022-10-17T16:47:00Z">
        <w:r w:rsidR="00F05F5D">
          <w:t xml:space="preserve">een tabelrij elk </w:t>
        </w:r>
      </w:ins>
      <w:ins w:id="226" w:author="Bergen van, Giel" w:date="2022-10-17T16:48:00Z">
        <w:r w:rsidR="006527A8">
          <w:t xml:space="preserve">in </w:t>
        </w:r>
      </w:ins>
      <w:ins w:id="227" w:author="Bergen van, Giel" w:date="2022-10-17T16:47:00Z">
        <w:r w:rsidR="00F05F5D">
          <w:t xml:space="preserve">een andere </w:t>
        </w:r>
      </w:ins>
      <w:ins w:id="228" w:author="Bergen van, Giel" w:date="2022-10-17T16:48:00Z">
        <w:r w:rsidR="006527A8">
          <w:t xml:space="preserve">HDF5 </w:t>
        </w:r>
      </w:ins>
      <w:ins w:id="229" w:author="Bergen van, Giel" w:date="2022-10-17T16:47:00Z">
        <w:r w:rsidR="00F05F5D">
          <w:t xml:space="preserve">dataset </w:t>
        </w:r>
      </w:ins>
      <w:ins w:id="230" w:author="Bergen van, Giel" w:date="2022-10-17T16:48:00Z">
        <w:r w:rsidR="006527A8">
          <w:t xml:space="preserve">staan, </w:t>
        </w:r>
      </w:ins>
      <w:ins w:id="231" w:author="Bergen van, Giel" w:date="2022-10-17T16:47:00Z">
        <w:r w:rsidR="00F05F5D">
          <w:t xml:space="preserve">is het </w:t>
        </w:r>
      </w:ins>
      <w:ins w:id="232" w:author="Bergen van, Giel" w:date="2022-10-17T16:48:00Z">
        <w:r w:rsidR="00F0637F">
          <w:t xml:space="preserve">met </w:t>
        </w:r>
      </w:ins>
      <w:ins w:id="233" w:author="Bergen van, Giel" w:date="2022-10-17T16:47:00Z">
        <w:r w:rsidR="00F0637F">
          <w:t xml:space="preserve">al deze </w:t>
        </w:r>
      </w:ins>
      <w:ins w:id="234" w:author="Bergen van, Giel" w:date="2022-10-17T16:48:00Z">
        <w:r w:rsidR="00F0637F">
          <w:t xml:space="preserve">viewers </w:t>
        </w:r>
        <w:r w:rsidR="00CC7D3E">
          <w:t xml:space="preserve">ook </w:t>
        </w:r>
      </w:ins>
      <w:ins w:id="235" w:author="Bergen van, Giel" w:date="2022-10-17T16:47:00Z">
        <w:r w:rsidR="00F05F5D">
          <w:t xml:space="preserve">niet </w:t>
        </w:r>
        <w:r w:rsidR="00F0637F">
          <w:t xml:space="preserve">mogelijk om </w:t>
        </w:r>
      </w:ins>
      <w:ins w:id="236" w:author="Bergen van, Giel" w:date="2022-10-17T16:48:00Z">
        <w:r w:rsidR="00F0637F">
          <w:t xml:space="preserve">een </w:t>
        </w:r>
      </w:ins>
      <w:ins w:id="237" w:author="Bergen van, Giel" w:date="2022-10-17T16:49:00Z">
        <w:r w:rsidR="0041546C">
          <w:t>tabel</w:t>
        </w:r>
      </w:ins>
      <w:ins w:id="238" w:author="Bergen van, Giel" w:date="2022-10-17T16:48:00Z">
        <w:r w:rsidR="00F0637F">
          <w:t xml:space="preserve">rij </w:t>
        </w:r>
        <w:r w:rsidR="006527A8">
          <w:t>in zijn geheel weer te geven.</w:t>
        </w:r>
      </w:ins>
    </w:p>
    <w:p w14:paraId="3CCE43AC" w14:textId="77777777" w:rsidR="00F65EC5" w:rsidRPr="00091013" w:rsidRDefault="00F65EC5" w:rsidP="00DA7B21"/>
    <w:p w14:paraId="60596C37" w14:textId="5AA898A6" w:rsidR="005526D9" w:rsidRPr="00E8269B" w:rsidRDefault="005526D9" w:rsidP="00475C82">
      <w:pPr>
        <w:pStyle w:val="Kop2"/>
        <w:rPr>
          <w:lang w:val="en-US"/>
        </w:rPr>
      </w:pPr>
      <w:bookmarkStart w:id="239" w:name="_Toc116995910"/>
      <w:proofErr w:type="spellStart"/>
      <w:r w:rsidRPr="00E8269B">
        <w:rPr>
          <w:lang w:val="en-US"/>
        </w:rPr>
        <w:t>ViTables</w:t>
      </w:r>
      <w:bookmarkEnd w:id="239"/>
      <w:proofErr w:type="spellEnd"/>
    </w:p>
    <w:p w14:paraId="61995C49" w14:textId="206EF724" w:rsidR="005526D9" w:rsidRDefault="00DE2F19" w:rsidP="005526D9">
      <w:proofErr w:type="spellStart"/>
      <w:r>
        <w:t>ViTables</w:t>
      </w:r>
      <w:proofErr w:type="spellEnd"/>
      <w:r>
        <w:t xml:space="preserve"> is een </w:t>
      </w:r>
      <w:r w:rsidR="005526D9">
        <w:t xml:space="preserve">HDF5 viewer geschreven in python, bovenop </w:t>
      </w:r>
      <w:r w:rsidR="00EC3316">
        <w:t xml:space="preserve">de </w:t>
      </w:r>
      <w:proofErr w:type="spellStart"/>
      <w:r w:rsidR="005526D9">
        <w:t>PyTables</w:t>
      </w:r>
      <w:proofErr w:type="spellEnd"/>
      <w:r w:rsidR="00EC3316">
        <w:t xml:space="preserve"> library</w:t>
      </w:r>
      <w:r w:rsidR="005526D9">
        <w:t>. Deze heb</w:t>
      </w:r>
      <w:r w:rsidR="00C96EFF">
        <w:t xml:space="preserve">ben we </w:t>
      </w:r>
      <w:r w:rsidR="005526D9">
        <w:t xml:space="preserve"> al snel afgewezen omdat </w:t>
      </w:r>
      <w:proofErr w:type="spellStart"/>
      <w:r w:rsidR="005526D9">
        <w:t>PyTables</w:t>
      </w:r>
      <w:proofErr w:type="spellEnd"/>
      <w:r w:rsidR="005526D9">
        <w:t xml:space="preserve">, en dus ook </w:t>
      </w:r>
      <w:proofErr w:type="spellStart"/>
      <w:r w:rsidR="005526D9">
        <w:t>ViTables</w:t>
      </w:r>
      <w:proofErr w:type="spellEnd"/>
      <w:r w:rsidR="005526D9">
        <w:t xml:space="preserve">, geen </w:t>
      </w:r>
      <w:proofErr w:type="spellStart"/>
      <w:r w:rsidR="005526D9">
        <w:t>Variable</w:t>
      </w:r>
      <w:proofErr w:type="spellEnd"/>
      <w:r w:rsidR="005526D9">
        <w:t xml:space="preserve"> </w:t>
      </w:r>
      <w:proofErr w:type="spellStart"/>
      <w:r w:rsidR="005526D9">
        <w:t>Length</w:t>
      </w:r>
      <w:proofErr w:type="spellEnd"/>
      <w:r w:rsidR="005526D9">
        <w:t xml:space="preserve"> Strings ondersteunt. Omdat in het BronV2-format elke string een VLS is, kan </w:t>
      </w:r>
      <w:proofErr w:type="spellStart"/>
      <w:r w:rsidR="005526D9">
        <w:t>ViTables</w:t>
      </w:r>
      <w:proofErr w:type="spellEnd"/>
      <w:r w:rsidR="005526D9">
        <w:t xml:space="preserve"> veel gegevens niet kan laten zien. Reken er niet op dat </w:t>
      </w:r>
      <w:r w:rsidR="00D54CB5">
        <w:t xml:space="preserve">ondersteuning van </w:t>
      </w:r>
      <w:r w:rsidR="005526D9">
        <w:t xml:space="preserve">VLS binnenkort </w:t>
      </w:r>
      <w:r w:rsidR="00D54CB5">
        <w:t>komt</w:t>
      </w:r>
      <w:r w:rsidR="005526D9">
        <w:t xml:space="preserve">, </w:t>
      </w:r>
      <w:hyperlink r:id="rId25" w:history="1">
        <w:r w:rsidR="005526D9" w:rsidRPr="00981C4A">
          <w:rPr>
            <w:rStyle w:val="Hyperlink"/>
          </w:rPr>
          <w:t xml:space="preserve">de feature </w:t>
        </w:r>
        <w:proofErr w:type="spellStart"/>
        <w:r w:rsidR="005526D9" w:rsidRPr="00981C4A">
          <w:rPr>
            <w:rStyle w:val="Hyperlink"/>
          </w:rPr>
          <w:t>request</w:t>
        </w:r>
        <w:proofErr w:type="spellEnd"/>
        <w:r w:rsidR="005526D9" w:rsidRPr="00981C4A">
          <w:rPr>
            <w:rStyle w:val="Hyperlink"/>
          </w:rPr>
          <w:t xml:space="preserve"> is </w:t>
        </w:r>
        <w:r w:rsidR="005526D9">
          <w:rPr>
            <w:rStyle w:val="Hyperlink"/>
          </w:rPr>
          <w:t xml:space="preserve">ondertussen </w:t>
        </w:r>
        <w:r w:rsidR="005526D9" w:rsidRPr="00981C4A">
          <w:rPr>
            <w:rStyle w:val="Hyperlink"/>
          </w:rPr>
          <w:t>al meer dan 11 jaar ou</w:t>
        </w:r>
        <w:r w:rsidR="00047E78">
          <w:rPr>
            <w:rStyle w:val="Hyperlink"/>
          </w:rPr>
          <w:t>d.</w:t>
        </w:r>
      </w:hyperlink>
    </w:p>
    <w:p w14:paraId="4D3FE01D" w14:textId="77777777" w:rsidR="00D54CB5" w:rsidRDefault="00D54CB5" w:rsidP="005526D9"/>
    <w:p w14:paraId="53764259" w14:textId="77777777" w:rsidR="005526D9" w:rsidRDefault="005526D9" w:rsidP="00475C82">
      <w:pPr>
        <w:pStyle w:val="Kop2"/>
      </w:pPr>
      <w:bookmarkStart w:id="240" w:name="_Toc116995911"/>
      <w:proofErr w:type="spellStart"/>
      <w:r>
        <w:t>HDFView</w:t>
      </w:r>
      <w:bookmarkEnd w:id="240"/>
      <w:proofErr w:type="spellEnd"/>
    </w:p>
    <w:p w14:paraId="7ADC2466" w14:textId="70088F26" w:rsidR="005526D9" w:rsidRDefault="005526D9" w:rsidP="005526D9">
      <w:proofErr w:type="spellStart"/>
      <w:r>
        <w:t>HDFView</w:t>
      </w:r>
      <w:proofErr w:type="spellEnd"/>
      <w:r>
        <w:t>,</w:t>
      </w:r>
      <w:r>
        <w:rPr>
          <w:rStyle w:val="Voetnootmarkering"/>
        </w:rPr>
        <w:footnoteReference w:id="3"/>
      </w:r>
      <w:r>
        <w:t xml:space="preserve"> door de </w:t>
      </w:r>
      <w:proofErr w:type="spellStart"/>
      <w:r>
        <w:t>HDFGroup</w:t>
      </w:r>
      <w:proofErr w:type="spellEnd"/>
      <w:r>
        <w:t>, is de "</w:t>
      </w:r>
      <w:r w:rsidR="00FF7739">
        <w:t>officiële</w:t>
      </w:r>
      <w:r>
        <w:t xml:space="preserve">" HDF5-viewer en </w:t>
      </w:r>
      <w:r w:rsidR="00D07938">
        <w:t>via</w:t>
      </w:r>
      <w:r>
        <w:t xml:space="preserve"> </w:t>
      </w:r>
      <w:r w:rsidR="00FF7739">
        <w:t xml:space="preserve">het webadres </w:t>
      </w:r>
      <w:r>
        <w:t xml:space="preserve">https://www.hdfgroup.org/downloads/hdfview/ te krijgen (gratis registratie vereist). </w:t>
      </w:r>
      <w:proofErr w:type="spellStart"/>
      <w:r>
        <w:t>HDFView</w:t>
      </w:r>
      <w:proofErr w:type="spellEnd"/>
      <w:r>
        <w:t xml:space="preserve"> ondersteunt </w:t>
      </w:r>
      <w:proofErr w:type="spellStart"/>
      <w:r>
        <w:t>Variable</w:t>
      </w:r>
      <w:proofErr w:type="spellEnd"/>
      <w:r>
        <w:t xml:space="preserve"> </w:t>
      </w:r>
      <w:proofErr w:type="spellStart"/>
      <w:r>
        <w:t>Length</w:t>
      </w:r>
      <w:proofErr w:type="spellEnd"/>
      <w:r>
        <w:t xml:space="preserve"> Strings wél, en kan gegevens en groepen wijzigen, toevoegen en verwijderen, al moet dat bij Bron-bestanden voorzichtig gebeuren om inconsistenties in het format te voorkomen.</w:t>
      </w:r>
    </w:p>
    <w:p w14:paraId="44859BF4" w14:textId="1E0526B0" w:rsidR="007B0AAF" w:rsidRDefault="0064696C" w:rsidP="005526D9">
      <w:r>
        <w:rPr>
          <w:noProof/>
        </w:rPr>
        <mc:AlternateContent>
          <mc:Choice Requires="wpg">
            <w:drawing>
              <wp:anchor distT="0" distB="0" distL="114300" distR="114300" simplePos="0" relativeHeight="251672576" behindDoc="0" locked="0" layoutInCell="1" allowOverlap="1" wp14:anchorId="683D954F" wp14:editId="0081CAC1">
                <wp:simplePos x="0" y="0"/>
                <wp:positionH relativeFrom="margin">
                  <wp:posOffset>809100</wp:posOffset>
                </wp:positionH>
                <wp:positionV relativeFrom="paragraph">
                  <wp:posOffset>956310</wp:posOffset>
                </wp:positionV>
                <wp:extent cx="4211955" cy="3994150"/>
                <wp:effectExtent l="0" t="0" r="0" b="6350"/>
                <wp:wrapTopAndBottom/>
                <wp:docPr id="17" name="Groep 17"/>
                <wp:cNvGraphicFramePr/>
                <a:graphic xmlns:a="http://schemas.openxmlformats.org/drawingml/2006/main">
                  <a:graphicData uri="http://schemas.microsoft.com/office/word/2010/wordprocessingGroup">
                    <wpg:wgp>
                      <wpg:cNvGrpSpPr/>
                      <wpg:grpSpPr>
                        <a:xfrm>
                          <a:off x="0" y="0"/>
                          <a:ext cx="4211955" cy="3994150"/>
                          <a:chOff x="0" y="0"/>
                          <a:chExt cx="4211955" cy="3994150"/>
                        </a:xfrm>
                      </wpg:grpSpPr>
                      <pic:pic xmlns:pic="http://schemas.openxmlformats.org/drawingml/2006/picture">
                        <pic:nvPicPr>
                          <pic:cNvPr id="12" name="Afbeelding 1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11955" cy="3668395"/>
                          </a:xfrm>
                          <a:prstGeom prst="rect">
                            <a:avLst/>
                          </a:prstGeom>
                        </pic:spPr>
                      </pic:pic>
                      <wps:wsp>
                        <wps:cNvPr id="16" name="Tekstvak 16"/>
                        <wps:cNvSpPr txBox="1"/>
                        <wps:spPr>
                          <a:xfrm>
                            <a:off x="0" y="3727450"/>
                            <a:ext cx="4211955" cy="266700"/>
                          </a:xfrm>
                          <a:prstGeom prst="rect">
                            <a:avLst/>
                          </a:prstGeom>
                          <a:solidFill>
                            <a:prstClr val="white"/>
                          </a:solidFill>
                          <a:ln>
                            <a:noFill/>
                          </a:ln>
                        </wps:spPr>
                        <wps:txbx>
                          <w:txbxContent>
                            <w:p w14:paraId="1860CD50" w14:textId="6385B896" w:rsidR="00246F16" w:rsidRPr="001678FA" w:rsidRDefault="00246F16" w:rsidP="00246F16">
                              <w:pPr>
                                <w:pStyle w:val="Bijschrift"/>
                                <w:rPr>
                                  <w:rFonts w:ascii="Georgia" w:hAnsi="Georgia"/>
                                  <w:noProof/>
                                  <w:sz w:val="19"/>
                                </w:rPr>
                              </w:pPr>
                              <w:bookmarkStart w:id="241" w:name="_Ref115706857"/>
                              <w:bookmarkStart w:id="242" w:name="_Toc108691680"/>
                              <w:r>
                                <w:t xml:space="preserve">Figuur </w:t>
                              </w:r>
                              <w:r w:rsidR="001E2BFD">
                                <w:fldChar w:fldCharType="begin"/>
                              </w:r>
                              <w:r w:rsidR="001E2BFD">
                                <w:instrText xml:space="preserve"> SEQ Figuur \* ARABIC </w:instrText>
                              </w:r>
                              <w:r w:rsidR="001E2BFD">
                                <w:fldChar w:fldCharType="separate"/>
                              </w:r>
                              <w:r w:rsidR="006E7CD3">
                                <w:rPr>
                                  <w:noProof/>
                                </w:rPr>
                                <w:t>3</w:t>
                              </w:r>
                              <w:r w:rsidR="001E2BFD">
                                <w:rPr>
                                  <w:noProof/>
                                </w:rPr>
                                <w:fldChar w:fldCharType="end"/>
                              </w:r>
                              <w:bookmarkEnd w:id="241"/>
                              <w:r w:rsidRPr="004F258C">
                                <w:t>:</w:t>
                              </w:r>
                              <w:r w:rsidR="00C1283B" w:rsidRPr="00C1283B">
                                <w:t xml:space="preserve"> </w:t>
                              </w:r>
                              <w:r w:rsidR="00C1283B" w:rsidRPr="00456ABF">
                                <w:t xml:space="preserve">Screenshot van </w:t>
                              </w:r>
                              <w:proofErr w:type="spellStart"/>
                              <w:r w:rsidR="00C1283B" w:rsidRPr="00456ABF">
                                <w:t>HDFView</w:t>
                              </w:r>
                              <w:proofErr w:type="spellEnd"/>
                              <w:r w:rsidR="00C1283B" w:rsidRPr="00456ABF">
                                <w:t xml:space="preserve"> waarin een Bron</w:t>
                              </w:r>
                              <w:r w:rsidR="00C1283B">
                                <w:t>V</w:t>
                              </w:r>
                              <w:r w:rsidR="00C1283B" w:rsidRPr="00456ABF">
                                <w:t>2 bestand is geopend.</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3D954F" id="Groep 17" o:spid="_x0000_s1032" style="position:absolute;margin-left:63.7pt;margin-top:75.3pt;width:331.65pt;height:314.5pt;z-index:251672576;mso-position-horizontal-relative:margin" coordsize="42119,39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">
                <v:shape id="Afbeelding 12" o:spid="_x0000_s1033" type="#_x0000_t75" style="position:absolute;width:42119;height:36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">
                  <v:imagedata r:id="rId27" o:title=""/>
                </v:shape>
                <v:shape id="Tekstvak 16" o:spid="_x0000_s1034" type="#_x0000_t202" style="position:absolute;top:37274;width:421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1860CD50" w14:textId="6385B896" w:rsidR="00246F16" w:rsidRPr="001678FA" w:rsidRDefault="00246F16" w:rsidP="00246F16">
                        <w:pPr>
                          <w:pStyle w:val="Bijschrift"/>
                          <w:rPr>
                            <w:rFonts w:ascii="Georgia" w:hAnsi="Georgia"/>
                            <w:noProof/>
                            <w:sz w:val="19"/>
                          </w:rPr>
                        </w:pPr>
                        <w:bookmarkStart w:id="243" w:name="_Ref115706857"/>
                        <w:bookmarkStart w:id="244" w:name="_Toc108691680"/>
                        <w:r>
                          <w:t xml:space="preserve">Figuur </w:t>
                        </w:r>
                        <w:r w:rsidR="001E2BFD">
                          <w:fldChar w:fldCharType="begin"/>
                        </w:r>
                        <w:r w:rsidR="001E2BFD">
                          <w:instrText xml:space="preserve"> SEQ Figuur \* ARABIC </w:instrText>
                        </w:r>
                        <w:r w:rsidR="001E2BFD">
                          <w:fldChar w:fldCharType="separate"/>
                        </w:r>
                        <w:r w:rsidR="006E7CD3">
                          <w:rPr>
                            <w:noProof/>
                          </w:rPr>
                          <w:t>3</w:t>
                        </w:r>
                        <w:r w:rsidR="001E2BFD">
                          <w:rPr>
                            <w:noProof/>
                          </w:rPr>
                          <w:fldChar w:fldCharType="end"/>
                        </w:r>
                        <w:bookmarkEnd w:id="243"/>
                        <w:r w:rsidRPr="004F258C">
                          <w:t>:</w:t>
                        </w:r>
                        <w:r w:rsidR="00C1283B" w:rsidRPr="00C1283B">
                          <w:t xml:space="preserve"> </w:t>
                        </w:r>
                        <w:r w:rsidR="00C1283B" w:rsidRPr="00456ABF">
                          <w:t xml:space="preserve">Screenshot van </w:t>
                        </w:r>
                        <w:proofErr w:type="spellStart"/>
                        <w:r w:rsidR="00C1283B" w:rsidRPr="00456ABF">
                          <w:t>HDFView</w:t>
                        </w:r>
                        <w:proofErr w:type="spellEnd"/>
                        <w:r w:rsidR="00C1283B" w:rsidRPr="00456ABF">
                          <w:t xml:space="preserve"> waarin een Bron</w:t>
                        </w:r>
                        <w:r w:rsidR="00C1283B">
                          <w:t>V</w:t>
                        </w:r>
                        <w:r w:rsidR="00C1283B" w:rsidRPr="00456ABF">
                          <w:t>2 bestand is geopend.</w:t>
                        </w:r>
                        <w:bookmarkEnd w:id="244"/>
                      </w:p>
                    </w:txbxContent>
                  </v:textbox>
                </v:shape>
                <w10:wrap type="topAndBottom" anchorx="margin"/>
              </v:group>
            </w:pict>
          </mc:Fallback>
        </mc:AlternateContent>
      </w:r>
      <w:r w:rsidR="005526D9">
        <w:t xml:space="preserve">Met </w:t>
      </w:r>
      <w:proofErr w:type="spellStart"/>
      <w:r w:rsidR="005526D9">
        <w:t>HDFView</w:t>
      </w:r>
      <w:proofErr w:type="spellEnd"/>
      <w:r w:rsidR="005526D9">
        <w:t xml:space="preserve"> zijn BronV2-bestanden prima te bekijken, zie </w:t>
      </w:r>
      <w:r w:rsidR="005526D9">
        <w:fldChar w:fldCharType="begin"/>
      </w:r>
      <w:r w:rsidR="005526D9">
        <w:instrText xml:space="preserve"> REF _Ref106022383 \h </w:instrText>
      </w:r>
      <w:r w:rsidR="005526D9">
        <w:fldChar w:fldCharType="separate"/>
      </w:r>
      <w:r w:rsidR="005526D9">
        <w:t xml:space="preserve">Figuren </w:t>
      </w:r>
      <w:r w:rsidR="005526D9">
        <w:rPr>
          <w:noProof/>
        </w:rPr>
        <w:t>1</w:t>
      </w:r>
      <w:r w:rsidR="005526D9">
        <w:fldChar w:fldCharType="end"/>
      </w:r>
      <w:r w:rsidR="005526D9">
        <w:t xml:space="preserve"> en </w:t>
      </w:r>
      <w:r w:rsidR="005526D9">
        <w:fldChar w:fldCharType="begin"/>
      </w:r>
      <w:r w:rsidR="005526D9">
        <w:instrText xml:space="preserve"> REF _Ref106024881 \h </w:instrText>
      </w:r>
      <w:r w:rsidR="005526D9">
        <w:fldChar w:fldCharType="separate"/>
      </w:r>
      <w:r w:rsidR="005526D9">
        <w:rPr>
          <w:noProof/>
        </w:rPr>
        <w:t>2</w:t>
      </w:r>
      <w:r w:rsidR="005526D9">
        <w:fldChar w:fldCharType="end"/>
      </w:r>
      <w:r w:rsidR="005526D9">
        <w:t xml:space="preserve">. </w:t>
      </w:r>
      <w:proofErr w:type="spellStart"/>
      <w:r w:rsidR="005526D9">
        <w:t>HDFView</w:t>
      </w:r>
      <w:proofErr w:type="spellEnd"/>
      <w:r w:rsidR="005526D9">
        <w:t xml:space="preserve"> kan ook uitstekend overweg met grotere BronV2-bestanden, </w:t>
      </w:r>
      <w:r w:rsidR="00B57FD9">
        <w:t xml:space="preserve">we hebben </w:t>
      </w:r>
      <w:r w:rsidR="005526D9">
        <w:t xml:space="preserve">het getest met een bestand van meer dan 380MB. </w:t>
      </w:r>
    </w:p>
    <w:p w14:paraId="7B48C0BA" w14:textId="39130B17" w:rsidR="0045434D" w:rsidRDefault="002D4E44" w:rsidP="005526D9">
      <w:r>
        <w:lastRenderedPageBreak/>
        <w:t>B</w:t>
      </w:r>
      <w:r w:rsidR="005526D9">
        <w:t xml:space="preserve">estanden </w:t>
      </w:r>
      <w:r>
        <w:t xml:space="preserve">in het BronV1-format </w:t>
      </w:r>
      <w:r w:rsidR="007672B4">
        <w:t xml:space="preserve">met tabellen </w:t>
      </w:r>
      <w:r w:rsidR="005526D9">
        <w:t xml:space="preserve">zijn </w:t>
      </w:r>
      <w:r w:rsidR="00820533">
        <w:t xml:space="preserve">HDF5 bestanden en </w:t>
      </w:r>
      <w:r w:rsidR="005526D9">
        <w:t xml:space="preserve">in </w:t>
      </w:r>
      <w:r w:rsidR="008107ED">
        <w:t xml:space="preserve">principe met </w:t>
      </w:r>
      <w:proofErr w:type="spellStart"/>
      <w:r w:rsidR="005526D9">
        <w:t>HDFView</w:t>
      </w:r>
      <w:proofErr w:type="spellEnd"/>
      <w:r w:rsidR="005526D9">
        <w:t xml:space="preserve"> te openen, maar </w:t>
      </w:r>
      <w:r w:rsidR="00F12C47">
        <w:t>ondoorgrondelijk</w:t>
      </w:r>
      <w:r w:rsidR="008107ED">
        <w:t xml:space="preserve"> en met </w:t>
      </w:r>
      <w:r w:rsidR="005526D9">
        <w:t xml:space="preserve">grotere BronV1 bestanden wordt </w:t>
      </w:r>
      <w:proofErr w:type="spellStart"/>
      <w:r w:rsidR="005526D9">
        <w:t>HDFView</w:t>
      </w:r>
      <w:proofErr w:type="spellEnd"/>
      <w:r w:rsidR="005526D9">
        <w:t xml:space="preserve"> vaak </w:t>
      </w:r>
      <w:r w:rsidR="00D54CB5">
        <w:t xml:space="preserve">zo </w:t>
      </w:r>
      <w:r w:rsidR="005526D9">
        <w:t>traag</w:t>
      </w:r>
      <w:r w:rsidR="00D54CB5">
        <w:t xml:space="preserve"> dat het lijkt te zijn vastgelopen</w:t>
      </w:r>
      <w:r w:rsidR="00332D7F">
        <w:t>.</w:t>
      </w:r>
    </w:p>
    <w:p w14:paraId="1EBF9566" w14:textId="4370DA5B" w:rsidR="00447A4B" w:rsidRDefault="00A054B3" w:rsidP="0045434D">
      <w:pPr>
        <w:keepNext/>
      </w:pPr>
      <w:bookmarkStart w:id="245" w:name="_Ref106022383"/>
      <w:r>
        <w:rPr>
          <w:noProof/>
        </w:rPr>
        <mc:AlternateContent>
          <mc:Choice Requires="wpg">
            <w:drawing>
              <wp:anchor distT="0" distB="0" distL="114300" distR="114300" simplePos="0" relativeHeight="251667456" behindDoc="0" locked="0" layoutInCell="1" allowOverlap="1" wp14:anchorId="7F342867" wp14:editId="5A5EC393">
                <wp:simplePos x="0" y="0"/>
                <wp:positionH relativeFrom="margin">
                  <wp:align>center</wp:align>
                </wp:positionH>
                <wp:positionV relativeFrom="paragraph">
                  <wp:posOffset>538</wp:posOffset>
                </wp:positionV>
                <wp:extent cx="4211955" cy="4123055"/>
                <wp:effectExtent l="0" t="0" r="0" b="0"/>
                <wp:wrapTopAndBottom/>
                <wp:docPr id="2" name="Groep 2"/>
                <wp:cNvGraphicFramePr/>
                <a:graphic xmlns:a="http://schemas.openxmlformats.org/drawingml/2006/main">
                  <a:graphicData uri="http://schemas.microsoft.com/office/word/2010/wordprocessingGroup">
                    <wpg:wgp>
                      <wpg:cNvGrpSpPr/>
                      <wpg:grpSpPr>
                        <a:xfrm>
                          <a:off x="0" y="0"/>
                          <a:ext cx="4211955" cy="4123055"/>
                          <a:chOff x="0" y="0"/>
                          <a:chExt cx="4211955" cy="4123655"/>
                        </a:xfrm>
                      </wpg:grpSpPr>
                      <pic:pic xmlns:pic="http://schemas.openxmlformats.org/drawingml/2006/picture">
                        <pic:nvPicPr>
                          <pic:cNvPr id="13" name="Afbeelding 13"/>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11955" cy="3668395"/>
                          </a:xfrm>
                          <a:prstGeom prst="rect">
                            <a:avLst/>
                          </a:prstGeom>
                          <a:noFill/>
                          <a:ln>
                            <a:noFill/>
                          </a:ln>
                        </pic:spPr>
                      </pic:pic>
                      <wps:wsp>
                        <wps:cNvPr id="1" name="Tekstvak 1"/>
                        <wps:cNvSpPr txBox="1"/>
                        <wps:spPr>
                          <a:xfrm>
                            <a:off x="0" y="3717831"/>
                            <a:ext cx="4211955" cy="405824"/>
                          </a:xfrm>
                          <a:prstGeom prst="rect">
                            <a:avLst/>
                          </a:prstGeom>
                          <a:solidFill>
                            <a:prstClr val="white"/>
                          </a:solidFill>
                          <a:ln>
                            <a:noFill/>
                          </a:ln>
                        </wps:spPr>
                        <wps:txbx>
                          <w:txbxContent>
                            <w:p w14:paraId="618D7D3B" w14:textId="506D1C36" w:rsidR="00246F16" w:rsidRPr="00BC2843" w:rsidRDefault="00246F16" w:rsidP="00246F16">
                              <w:pPr>
                                <w:pStyle w:val="Bijschrift"/>
                                <w:rPr>
                                  <w:rFonts w:ascii="Arial" w:hAnsi="Arial"/>
                                  <w:b/>
                                  <w:i w:val="0"/>
                                  <w:noProof/>
                                  <w:color w:val="auto"/>
                                </w:rPr>
                              </w:pPr>
                              <w:bookmarkStart w:id="246" w:name="_Toc108691681"/>
                              <w:r>
                                <w:t xml:space="preserve">Figuur </w:t>
                              </w:r>
                              <w:r w:rsidR="001E2BFD">
                                <w:fldChar w:fldCharType="begin"/>
                              </w:r>
                              <w:r w:rsidR="001E2BFD">
                                <w:instrText xml:space="preserve"> SEQ Figuur \* ARABIC </w:instrText>
                              </w:r>
                              <w:r w:rsidR="001E2BFD">
                                <w:fldChar w:fldCharType="separate"/>
                              </w:r>
                              <w:r w:rsidR="006E7CD3">
                                <w:rPr>
                                  <w:noProof/>
                                </w:rPr>
                                <w:t>4</w:t>
                              </w:r>
                              <w:r w:rsidR="001E2BFD">
                                <w:rPr>
                                  <w:noProof/>
                                </w:rPr>
                                <w:fldChar w:fldCharType="end"/>
                              </w:r>
                              <w:r w:rsidRPr="003527DA">
                                <w:t xml:space="preserve">: Screenshot van </w:t>
                              </w:r>
                              <w:proofErr w:type="spellStart"/>
                              <w:r w:rsidRPr="003527DA">
                                <w:t>HDFView</w:t>
                              </w:r>
                              <w:proofErr w:type="spellEnd"/>
                              <w:r w:rsidRPr="003527DA">
                                <w:t xml:space="preserve"> met hetzelfde BronV2 bestand als</w:t>
                              </w:r>
                              <w:r w:rsidR="00E64A27">
                                <w:t xml:space="preserve"> </w:t>
                              </w:r>
                              <w:r w:rsidR="00333003">
                                <w:fldChar w:fldCharType="begin"/>
                              </w:r>
                              <w:r w:rsidR="00333003">
                                <w:instrText xml:space="preserve"> REF _Ref115706857 \h </w:instrText>
                              </w:r>
                              <w:r w:rsidR="00333003">
                                <w:fldChar w:fldCharType="separate"/>
                              </w:r>
                              <w:r w:rsidR="00FE50F2">
                                <w:t xml:space="preserve">Figuur </w:t>
                              </w:r>
                              <w:r w:rsidR="00FE50F2">
                                <w:rPr>
                                  <w:noProof/>
                                </w:rPr>
                                <w:t>3</w:t>
                              </w:r>
                              <w:r w:rsidR="00333003">
                                <w:fldChar w:fldCharType="end"/>
                              </w:r>
                              <w:r w:rsidRPr="003527DA">
                                <w:t>, waar de waarden van een tabelkolom (bestaande uit twee elementen) zijn weergegeven.</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342867" id="Groep 2" o:spid="_x0000_s1035" style="position:absolute;margin-left:0;margin-top:.05pt;width:331.65pt;height:324.65pt;z-index:251667456;mso-position-horizontal:center;mso-position-horizontal-relative:margin" coordsize="42119,41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">
                <v:shape id="Afbeelding 13" o:spid="_x0000_s1036" type="#_x0000_t75" style="position:absolute;width:42119;height:36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">
                  <v:imagedata r:id="rId29" o:title=""/>
                </v:shape>
                <v:shape id="Tekstvak 1" o:spid="_x0000_s1037" type="#_x0000_t202" style="position:absolute;top:37178;width:4211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18D7D3B" w14:textId="506D1C36" w:rsidR="00246F16" w:rsidRPr="00BC2843" w:rsidRDefault="00246F16" w:rsidP="00246F16">
                        <w:pPr>
                          <w:pStyle w:val="Bijschrift"/>
                          <w:rPr>
                            <w:rFonts w:ascii="Arial" w:hAnsi="Arial"/>
                            <w:b/>
                            <w:i w:val="0"/>
                            <w:noProof/>
                            <w:color w:val="auto"/>
                          </w:rPr>
                        </w:pPr>
                        <w:bookmarkStart w:id="247" w:name="_Toc108691681"/>
                        <w:r>
                          <w:t xml:space="preserve">Figuur </w:t>
                        </w:r>
                        <w:r w:rsidR="001E2BFD">
                          <w:fldChar w:fldCharType="begin"/>
                        </w:r>
                        <w:r w:rsidR="001E2BFD">
                          <w:instrText xml:space="preserve"> SEQ Figuur \* ARABIC </w:instrText>
                        </w:r>
                        <w:r w:rsidR="001E2BFD">
                          <w:fldChar w:fldCharType="separate"/>
                        </w:r>
                        <w:r w:rsidR="006E7CD3">
                          <w:rPr>
                            <w:noProof/>
                          </w:rPr>
                          <w:t>4</w:t>
                        </w:r>
                        <w:r w:rsidR="001E2BFD">
                          <w:rPr>
                            <w:noProof/>
                          </w:rPr>
                          <w:fldChar w:fldCharType="end"/>
                        </w:r>
                        <w:r w:rsidRPr="003527DA">
                          <w:t xml:space="preserve">: Screenshot van </w:t>
                        </w:r>
                        <w:proofErr w:type="spellStart"/>
                        <w:r w:rsidRPr="003527DA">
                          <w:t>HDFView</w:t>
                        </w:r>
                        <w:proofErr w:type="spellEnd"/>
                        <w:r w:rsidRPr="003527DA">
                          <w:t xml:space="preserve"> met hetzelfde BronV2 bestand als</w:t>
                        </w:r>
                        <w:r w:rsidR="00E64A27">
                          <w:t xml:space="preserve"> </w:t>
                        </w:r>
                        <w:r w:rsidR="00333003">
                          <w:fldChar w:fldCharType="begin"/>
                        </w:r>
                        <w:r w:rsidR="00333003">
                          <w:instrText xml:space="preserve"> REF _Ref115706857 \h </w:instrText>
                        </w:r>
                        <w:r w:rsidR="00333003">
                          <w:fldChar w:fldCharType="separate"/>
                        </w:r>
                        <w:r w:rsidR="00FE50F2">
                          <w:t xml:space="preserve">Figuur </w:t>
                        </w:r>
                        <w:r w:rsidR="00FE50F2">
                          <w:rPr>
                            <w:noProof/>
                          </w:rPr>
                          <w:t>3</w:t>
                        </w:r>
                        <w:r w:rsidR="00333003">
                          <w:fldChar w:fldCharType="end"/>
                        </w:r>
                        <w:r w:rsidRPr="003527DA">
                          <w:t>, waar de waarden van een tabelkolom (bestaande uit twee elementen) zijn weergegeven.</w:t>
                        </w:r>
                        <w:bookmarkEnd w:id="247"/>
                      </w:p>
                    </w:txbxContent>
                  </v:textbox>
                </v:shape>
                <w10:wrap type="topAndBottom" anchorx="margin"/>
              </v:group>
            </w:pict>
          </mc:Fallback>
        </mc:AlternateContent>
      </w:r>
      <w:bookmarkEnd w:id="245"/>
    </w:p>
    <w:p w14:paraId="4B5E294B" w14:textId="38E69378" w:rsidR="00C81866" w:rsidRDefault="00C81866" w:rsidP="00475C82">
      <w:pPr>
        <w:pStyle w:val="Kop2"/>
      </w:pPr>
      <w:bookmarkStart w:id="248" w:name="_Toc116995912"/>
      <w:r>
        <w:t>Online Viewers</w:t>
      </w:r>
      <w:bookmarkEnd w:id="248"/>
    </w:p>
    <w:p w14:paraId="402F3889" w14:textId="4E20540B" w:rsidR="00C81866" w:rsidRPr="009A3760" w:rsidRDefault="00C81866" w:rsidP="00C81866">
      <w:pPr>
        <w:rPr>
          <w:lang w:val="en-US"/>
        </w:rPr>
      </w:pPr>
      <w:r>
        <w:rPr>
          <w:b/>
          <w:bCs/>
        </w:rPr>
        <w:t xml:space="preserve">Fileproinfo.com </w:t>
      </w:r>
      <w:r>
        <w:t>(</w:t>
      </w:r>
      <w:r w:rsidRPr="00256920">
        <w:t>https://fileproinfo.com/free-viewer/hdf</w:t>
      </w:r>
      <w:r>
        <w:t>)</w:t>
      </w:r>
      <w:r w:rsidRPr="00C81866">
        <w:t>:</w:t>
      </w:r>
      <w:r>
        <w:rPr>
          <w:b/>
          <w:bCs/>
        </w:rPr>
        <w:t xml:space="preserve"> </w:t>
      </w:r>
      <w:r w:rsidR="00BF1C43">
        <w:t xml:space="preserve">Deze online viewer </w:t>
      </w:r>
      <w:r w:rsidR="00256920">
        <w:t xml:space="preserve">hebben we </w:t>
      </w:r>
      <w:r w:rsidR="00653945">
        <w:t xml:space="preserve">op verschillende </w:t>
      </w:r>
      <w:r w:rsidR="005E1D1E">
        <w:t xml:space="preserve">momenten </w:t>
      </w:r>
      <w:r w:rsidR="00256920">
        <w:t xml:space="preserve">geprobeerd te gebruiken, maar na uploaden kregen we </w:t>
      </w:r>
      <w:r w:rsidR="00585C5E">
        <w:t xml:space="preserve">steeds </w:t>
      </w:r>
      <w:r w:rsidR="00256920">
        <w:t>de foutmelding “</w:t>
      </w:r>
      <w:proofErr w:type="spellStart"/>
      <w:r w:rsidR="00256920" w:rsidRPr="00256920">
        <w:t>Oops</w:t>
      </w:r>
      <w:proofErr w:type="spellEnd"/>
      <w:r w:rsidR="00256920" w:rsidRPr="00256920">
        <w:t xml:space="preserve">! </w:t>
      </w:r>
      <w:r w:rsidR="00256920" w:rsidRPr="00AA5979">
        <w:rPr>
          <w:lang w:val="en-US"/>
        </w:rPr>
        <w:t>All servers are extremely busy, please try again later</w:t>
      </w:r>
      <w:r w:rsidR="000021A5" w:rsidRPr="00AA5979">
        <w:rPr>
          <w:lang w:val="en-US"/>
        </w:rPr>
        <w:t>.</w:t>
      </w:r>
      <w:r w:rsidR="00256920" w:rsidRPr="00AA5979">
        <w:rPr>
          <w:lang w:val="en-US"/>
        </w:rPr>
        <w:t>”</w:t>
      </w:r>
      <w:r w:rsidR="00AA5979" w:rsidRPr="00AA5979">
        <w:rPr>
          <w:lang w:val="en-US"/>
        </w:rPr>
        <w:t xml:space="preserve"> </w:t>
      </w:r>
      <w:proofErr w:type="spellStart"/>
      <w:r w:rsidR="00AA5979" w:rsidRPr="009A3760">
        <w:rPr>
          <w:lang w:val="en-US"/>
        </w:rPr>
        <w:t>Daarom</w:t>
      </w:r>
      <w:proofErr w:type="spellEnd"/>
      <w:r w:rsidR="00AA5979" w:rsidRPr="009A3760">
        <w:rPr>
          <w:lang w:val="en-US"/>
        </w:rPr>
        <w:t xml:space="preserve"> </w:t>
      </w:r>
      <w:proofErr w:type="spellStart"/>
      <w:r w:rsidR="00AA5979" w:rsidRPr="009A3760">
        <w:rPr>
          <w:lang w:val="en-US"/>
        </w:rPr>
        <w:t>raden</w:t>
      </w:r>
      <w:proofErr w:type="spellEnd"/>
      <w:r w:rsidR="00AA5979" w:rsidRPr="009A3760">
        <w:rPr>
          <w:lang w:val="en-US"/>
        </w:rPr>
        <w:t xml:space="preserve"> we </w:t>
      </w:r>
      <w:proofErr w:type="spellStart"/>
      <w:r w:rsidR="00AA5979" w:rsidRPr="009A3760">
        <w:rPr>
          <w:lang w:val="en-US"/>
        </w:rPr>
        <w:t>deze</w:t>
      </w:r>
      <w:proofErr w:type="spellEnd"/>
      <w:r w:rsidR="00AA5979" w:rsidRPr="009A3760">
        <w:rPr>
          <w:lang w:val="en-US"/>
        </w:rPr>
        <w:t xml:space="preserve"> </w:t>
      </w:r>
      <w:proofErr w:type="spellStart"/>
      <w:r w:rsidR="00AA5979" w:rsidRPr="009A3760">
        <w:rPr>
          <w:lang w:val="en-US"/>
        </w:rPr>
        <w:t>niet</w:t>
      </w:r>
      <w:proofErr w:type="spellEnd"/>
      <w:r w:rsidR="00AA5979" w:rsidRPr="009A3760">
        <w:rPr>
          <w:lang w:val="en-US"/>
        </w:rPr>
        <w:t xml:space="preserve"> </w:t>
      </w:r>
      <w:proofErr w:type="spellStart"/>
      <w:r w:rsidR="00AA5979" w:rsidRPr="009A3760">
        <w:rPr>
          <w:lang w:val="en-US"/>
        </w:rPr>
        <w:t>aan</w:t>
      </w:r>
      <w:proofErr w:type="spellEnd"/>
      <w:r w:rsidR="00AA5979" w:rsidRPr="009A3760">
        <w:rPr>
          <w:lang w:val="en-US"/>
        </w:rPr>
        <w:t>.</w:t>
      </w:r>
    </w:p>
    <w:p w14:paraId="0FD6F45C" w14:textId="52435810" w:rsidR="003E6C05" w:rsidRPr="009A3760" w:rsidRDefault="003E6C05" w:rsidP="00C81866">
      <w:pPr>
        <w:rPr>
          <w:lang w:val="en-US"/>
        </w:rPr>
      </w:pPr>
    </w:p>
    <w:p w14:paraId="38D16668" w14:textId="0005A2C2" w:rsidR="0075252F" w:rsidRDefault="003E6C05" w:rsidP="00AE7CD0">
      <w:r w:rsidRPr="003E6C05">
        <w:rPr>
          <w:b/>
          <w:bCs/>
        </w:rPr>
        <w:t>H5web</w:t>
      </w:r>
      <w:r w:rsidR="003C587D">
        <w:rPr>
          <w:b/>
          <w:bCs/>
        </w:rPr>
        <w:t>/h5wasm</w:t>
      </w:r>
      <w:r>
        <w:t xml:space="preserve"> (</w:t>
      </w:r>
      <w:r w:rsidRPr="003E6C05">
        <w:t>https://h5web.panosc.eu/h5wasm</w:t>
      </w:r>
      <w:r>
        <w:t xml:space="preserve">): </w:t>
      </w:r>
      <w:r w:rsidR="002E0053">
        <w:t xml:space="preserve">Een </w:t>
      </w:r>
      <w:r w:rsidR="001E34B8">
        <w:t xml:space="preserve">open source </w:t>
      </w:r>
      <w:r w:rsidR="002E0053">
        <w:t xml:space="preserve">online viewer die </w:t>
      </w:r>
      <w:r w:rsidR="00F41CCF">
        <w:t xml:space="preserve">eventueel </w:t>
      </w:r>
      <w:r w:rsidR="002E0053">
        <w:t>zelf kan worden gehost</w:t>
      </w:r>
      <w:r w:rsidR="00A12E94">
        <w:t xml:space="preserve"> (</w:t>
      </w:r>
      <w:proofErr w:type="spellStart"/>
      <w:r w:rsidR="0041546C">
        <w:fldChar w:fldCharType="begin"/>
      </w:r>
      <w:r w:rsidR="0041546C">
        <w:instrText xml:space="preserve"> HYPERLINK "https://github.com/silx-kit/h5web" </w:instrText>
      </w:r>
      <w:r w:rsidR="0041546C">
        <w:fldChar w:fldCharType="separate"/>
      </w:r>
      <w:r w:rsidR="001E34B8">
        <w:rPr>
          <w:rStyle w:val="Hyperlink"/>
        </w:rPr>
        <w:t>Github</w:t>
      </w:r>
      <w:proofErr w:type="spellEnd"/>
      <w:r w:rsidR="0041546C">
        <w:rPr>
          <w:rStyle w:val="Hyperlink"/>
        </w:rPr>
        <w:fldChar w:fldCharType="end"/>
      </w:r>
      <w:r w:rsidR="00A12E94">
        <w:t>)</w:t>
      </w:r>
      <w:r w:rsidR="00D50387">
        <w:t>.</w:t>
      </w:r>
      <w:r w:rsidR="00762583">
        <w:t xml:space="preserve"> </w:t>
      </w:r>
      <w:r w:rsidR="00F41CCF">
        <w:t xml:space="preserve">Deze viewer </w:t>
      </w:r>
      <w:r w:rsidR="00762583">
        <w:t xml:space="preserve">kan </w:t>
      </w:r>
      <w:r w:rsidR="00D50387">
        <w:t xml:space="preserve">prima overweg met </w:t>
      </w:r>
      <w:r w:rsidR="00762583">
        <w:t xml:space="preserve">een </w:t>
      </w:r>
      <w:r w:rsidR="0014030F">
        <w:t xml:space="preserve">BronV2 </w:t>
      </w:r>
      <w:r w:rsidR="00762583">
        <w:t>bestand van meer dan 300MB</w:t>
      </w:r>
      <w:r w:rsidR="00AA5979">
        <w:t xml:space="preserve"> en </w:t>
      </w:r>
      <w:r w:rsidR="00FF6489">
        <w:t xml:space="preserve">heeft de mogelijkheid om </w:t>
      </w:r>
      <w:r w:rsidR="00AA5979">
        <w:t>data visualiseren</w:t>
      </w:r>
      <w:r w:rsidR="00762583">
        <w:t>.</w:t>
      </w:r>
    </w:p>
    <w:p w14:paraId="113726E0" w14:textId="77777777" w:rsidR="0075252F" w:rsidRDefault="0075252F" w:rsidP="00AE7CD0"/>
    <w:p w14:paraId="7759BD38" w14:textId="77777777" w:rsidR="0075252F" w:rsidRDefault="0075252F">
      <w:pPr>
        <w:spacing w:line="280" w:lineRule="atLeast"/>
        <w:ind w:left="851" w:hanging="851"/>
        <w:rPr>
          <w:rFonts w:ascii="Arial" w:eastAsiaTheme="majorEastAsia" w:hAnsi="Arial" w:cstheme="majorBidi"/>
          <w:sz w:val="24"/>
          <w:szCs w:val="32"/>
        </w:rPr>
      </w:pPr>
      <w:r>
        <w:br w:type="page"/>
      </w:r>
    </w:p>
    <w:p w14:paraId="0D431976" w14:textId="58DCB390" w:rsidR="0075252F" w:rsidRDefault="000F1F5F" w:rsidP="00475C82">
      <w:pPr>
        <w:pStyle w:val="Kop1"/>
      </w:pPr>
      <w:bookmarkStart w:id="249" w:name="_Toc116995913"/>
      <w:r>
        <w:lastRenderedPageBreak/>
        <w:t xml:space="preserve">Gebruik in </w:t>
      </w:r>
      <w:r w:rsidR="0075252F">
        <w:t>Python</w:t>
      </w:r>
      <w:bookmarkEnd w:id="249"/>
    </w:p>
    <w:p w14:paraId="7C53E8E3" w14:textId="1F63C38F" w:rsidR="0075252F" w:rsidRDefault="0075252F" w:rsidP="00475C82">
      <w:pPr>
        <w:pStyle w:val="Kop2"/>
      </w:pPr>
      <w:bookmarkStart w:id="250" w:name="_Toc116986558"/>
      <w:bookmarkStart w:id="251" w:name="_Toc116995914"/>
      <w:r>
        <w:t>Inleiding</w:t>
      </w:r>
      <w:bookmarkEnd w:id="250"/>
      <w:bookmarkEnd w:id="251"/>
    </w:p>
    <w:p w14:paraId="3A1A5848" w14:textId="5B3C9EDA" w:rsidR="0075252F" w:rsidDel="00274134" w:rsidRDefault="0075252F" w:rsidP="0075252F">
      <w:pPr>
        <w:rPr>
          <w:del w:id="252" w:author="Bergen van, Giel" w:date="2022-10-18T14:53:00Z"/>
        </w:rPr>
      </w:pPr>
      <w:del w:id="253" w:author="Bergen van, Giel" w:date="2022-10-18T14:53:00Z">
        <w:r w:rsidRPr="009C5463" w:rsidDel="00274134">
          <w:rPr>
            <w:highlight w:val="yellow"/>
          </w:rPr>
          <w:delText>&lt;nader uit te werken&gt;</w:delText>
        </w:r>
      </w:del>
    </w:p>
    <w:p w14:paraId="6E002415" w14:textId="6A396E0D" w:rsidR="001C7F0B" w:rsidRPr="009C5463" w:rsidRDefault="0060664F" w:rsidP="0075252F">
      <w:pPr>
        <w:rPr>
          <w:ins w:id="254" w:author="Bergen van, Giel" w:date="2022-10-18T11:42:00Z"/>
        </w:rPr>
      </w:pPr>
      <w:ins w:id="255" w:author="Bergen van, Giel" w:date="2022-10-18T14:33:00Z">
        <w:r>
          <w:rPr>
            <w:highlight w:val="yellow"/>
          </w:rPr>
          <w:t>&lt;W</w:t>
        </w:r>
      </w:ins>
      <w:ins w:id="256" w:author="Bergen van, Giel" w:date="2022-10-18T11:43:00Z">
        <w:r w:rsidR="004D6B68">
          <w:rPr>
            <w:highlight w:val="yellow"/>
          </w:rPr>
          <w:t>aarom hier? Dit hoort</w:t>
        </w:r>
      </w:ins>
      <w:ins w:id="257" w:author="Bergen van, Giel" w:date="2022-10-18T11:44:00Z">
        <w:r w:rsidR="00937FC2">
          <w:rPr>
            <w:highlight w:val="yellow"/>
          </w:rPr>
          <w:t xml:space="preserve"> </w:t>
        </w:r>
      </w:ins>
      <w:ins w:id="258" w:author="Bergen van, Giel" w:date="2022-10-18T14:34:00Z">
        <w:r>
          <w:rPr>
            <w:highlight w:val="yellow"/>
          </w:rPr>
          <w:t xml:space="preserve">toch </w:t>
        </w:r>
      </w:ins>
      <w:ins w:id="259" w:author="Bergen van, Giel" w:date="2022-10-18T11:43:00Z">
        <w:r w:rsidR="004D6B68">
          <w:rPr>
            <w:highlight w:val="yellow"/>
          </w:rPr>
          <w:t xml:space="preserve">in </w:t>
        </w:r>
      </w:ins>
      <w:ins w:id="260" w:author="Bergen van, Giel" w:date="2022-10-18T11:44:00Z">
        <w:r w:rsidR="004D6B68">
          <w:rPr>
            <w:highlight w:val="yellow"/>
          </w:rPr>
          <w:t>de brohdf5-documentatie thuis</w:t>
        </w:r>
      </w:ins>
      <w:ins w:id="261" w:author="Bergen van, Giel" w:date="2022-10-18T14:33:00Z">
        <w:r>
          <w:rPr>
            <w:highlight w:val="yellow"/>
          </w:rPr>
          <w:t>?&gt;</w:t>
        </w:r>
      </w:ins>
    </w:p>
    <w:p w14:paraId="5EABB2C4" w14:textId="77777777" w:rsidR="0075252F" w:rsidRPr="0075252F" w:rsidRDefault="0075252F" w:rsidP="00031A53"/>
    <w:p w14:paraId="75A81292" w14:textId="7B75FA46" w:rsidR="0075252F" w:rsidRDefault="0075252F" w:rsidP="00475C82">
      <w:pPr>
        <w:pStyle w:val="Kop1"/>
      </w:pPr>
      <w:r>
        <w:br w:type="page"/>
      </w:r>
      <w:bookmarkStart w:id="262" w:name="_Toc116995915"/>
      <w:r>
        <w:lastRenderedPageBreak/>
        <w:t>Samenvatting en conclusies</w:t>
      </w:r>
      <w:bookmarkEnd w:id="262"/>
    </w:p>
    <w:p w14:paraId="36DC8BEF" w14:textId="6D6C7F43" w:rsidR="0075252F" w:rsidRDefault="0075252F" w:rsidP="00475C82">
      <w:pPr>
        <w:pStyle w:val="Kop2"/>
      </w:pPr>
      <w:bookmarkStart w:id="263" w:name="_Toc116995916"/>
      <w:r>
        <w:t>Bron-format versies en opties</w:t>
      </w:r>
      <w:bookmarkEnd w:id="263"/>
    </w:p>
    <w:p w14:paraId="4BDD61F3" w14:textId="77777777" w:rsidR="0075252F" w:rsidRDefault="0075252F" w:rsidP="0075252F">
      <w:r>
        <w:t xml:space="preserve">Zonder tabellen zijn alle formats uitwisselbaar met andere programmeertalen. In Python kunnen Mat-files worden geopend met </w:t>
      </w:r>
      <w:proofErr w:type="spellStart"/>
      <w:r>
        <w:t>scipy.io.loadmat</w:t>
      </w:r>
      <w:proofErr w:type="spellEnd"/>
      <w:r>
        <w:t xml:space="preserve"> en BronV1 en BronV2 files met de h5py library.</w:t>
      </w:r>
    </w:p>
    <w:p w14:paraId="284651E6" w14:textId="35032F4A" w:rsidR="006F699F" w:rsidRPr="00E1570D" w:rsidRDefault="0075252F" w:rsidP="0075252F">
      <w:r>
        <w:t xml:space="preserve">Mét tabellen kunnen alleen </w:t>
      </w:r>
      <w:r w:rsidR="00390E3B">
        <w:t>BRO</w:t>
      </w:r>
      <w:r w:rsidR="00D75B00">
        <w:t xml:space="preserve">-objecten </w:t>
      </w:r>
      <w:r w:rsidR="00BA3190">
        <w:t xml:space="preserve">uit </w:t>
      </w:r>
      <w:r>
        <w:t>BronV2-bestanden worden ingelezen</w:t>
      </w:r>
      <w:r w:rsidR="008C782F">
        <w:t>.</w:t>
      </w:r>
      <w:r>
        <w:t xml:space="preserve"> </w:t>
      </w:r>
      <w:r w:rsidR="008C782F">
        <w:t>D</w:t>
      </w:r>
      <w:r>
        <w:t xml:space="preserve">e implementatie van BronV2 </w:t>
      </w:r>
      <w:r w:rsidR="008C782F">
        <w:t xml:space="preserve">is </w:t>
      </w:r>
      <w:r>
        <w:t>beperkt tot het opslaan van BRO-objecten, al zijn die beperkingen makkelijk te verhelpen.</w:t>
      </w:r>
    </w:p>
    <w:p w14:paraId="0AF5C8FA" w14:textId="79257B43" w:rsidR="005E5BD0" w:rsidDel="009A732B" w:rsidRDefault="00585F60" w:rsidP="009A732B">
      <w:pPr>
        <w:rPr>
          <w:del w:id="264" w:author="Bergen van, Giel" w:date="2022-10-18T14:30:00Z"/>
        </w:rPr>
      </w:pPr>
      <w:ins w:id="265" w:author="Bergen van, Giel" w:date="2022-10-18T14:37:00Z">
        <w:r w:rsidRPr="00C61FF5">
          <w:t xml:space="preserve">De performance van BronV2 is beduidend slechter dan die van de oude formats, zowel in bestandsgrootte als lees- en schrijfsnelheid. </w:t>
        </w:r>
      </w:ins>
      <w:ins w:id="266" w:author="Bergen van, Giel" w:date="2022-10-18T14:41:00Z">
        <w:r w:rsidR="00473E27">
          <w:t xml:space="preserve">Daarom genieten </w:t>
        </w:r>
        <w:r w:rsidR="00473E27" w:rsidRPr="00C61FF5">
          <w:t xml:space="preserve">BronV1 of </w:t>
        </w:r>
        <w:proofErr w:type="spellStart"/>
        <w:r w:rsidR="00473E27" w:rsidRPr="00C61FF5">
          <w:t>MatLegacy</w:t>
        </w:r>
        <w:proofErr w:type="spellEnd"/>
        <w:r w:rsidR="00473E27" w:rsidRPr="00C61FF5">
          <w:t xml:space="preserve"> </w:t>
        </w:r>
        <w:r w:rsidR="00473E27">
          <w:t xml:space="preserve">de voorkeur </w:t>
        </w:r>
      </w:ins>
      <w:ins w:id="267" w:author="Bergen van, Giel" w:date="2022-10-18T14:37:00Z">
        <w:r w:rsidRPr="00C61FF5">
          <w:t>als gegevens alleen met andere Matlab-software hoeft worden uitgewisseld</w:t>
        </w:r>
      </w:ins>
      <w:ins w:id="268" w:author="Bergen van, Giel" w:date="2022-10-18T14:41:00Z">
        <w:r w:rsidR="008A112C">
          <w:t>.</w:t>
        </w:r>
      </w:ins>
      <w:ins w:id="269" w:author="Bergen van, Giel" w:date="2022-10-18T14:37:00Z">
        <w:r w:rsidRPr="00C61FF5">
          <w:t xml:space="preserve"> </w:t>
        </w:r>
      </w:ins>
      <w:ins w:id="270" w:author="Bergen van, Giel" w:date="2022-10-18T14:41:00Z">
        <w:r w:rsidR="008A112C">
          <w:t>A</w:t>
        </w:r>
      </w:ins>
      <w:ins w:id="271" w:author="Bergen van, Giel" w:date="2022-10-18T14:37:00Z">
        <w:r w:rsidRPr="00C61FF5">
          <w:t xml:space="preserve">ls de gegevens </w:t>
        </w:r>
      </w:ins>
      <w:ins w:id="272" w:author="Bergen van, Giel" w:date="2022-10-18T14:42:00Z">
        <w:r w:rsidR="008A112C">
          <w:t>moeten worden uitgewisseld</w:t>
        </w:r>
        <w:r w:rsidR="008A112C">
          <w:t xml:space="preserve"> </w:t>
        </w:r>
      </w:ins>
      <w:ins w:id="273" w:author="Bergen van, Giel" w:date="2022-10-18T14:41:00Z">
        <w:r w:rsidR="008A112C">
          <w:t xml:space="preserve">met software </w:t>
        </w:r>
      </w:ins>
      <w:ins w:id="274" w:author="Bergen van, Giel" w:date="2022-10-18T14:42:00Z">
        <w:r w:rsidR="008A112C">
          <w:t>niet in Matlab geschreven is</w:t>
        </w:r>
      </w:ins>
      <w:ins w:id="275" w:author="Bergen van, Giel" w:date="2022-10-18T14:38:00Z">
        <w:r w:rsidR="00303B7C">
          <w:t xml:space="preserve">, </w:t>
        </w:r>
      </w:ins>
      <w:ins w:id="276" w:author="Bergen van, Giel" w:date="2022-10-18T14:37:00Z">
        <w:r w:rsidRPr="00C61FF5">
          <w:t>is BronV2 de enige manier om BRO-objecten uit te wisselen</w:t>
        </w:r>
      </w:ins>
      <w:ins w:id="277" w:author="Bergen van, Giel" w:date="2022-10-18T14:38:00Z">
        <w:r>
          <w:t>.</w:t>
        </w:r>
      </w:ins>
      <w:del w:id="278" w:author="Bergen van, Giel" w:date="2022-10-18T14:40:00Z">
        <w:r w:rsidR="0075252F" w:rsidRPr="00C61FF5" w:rsidDel="00C61FF5">
          <w:rPr>
            <w:highlight w:val="yellow"/>
          </w:rPr>
          <w:delText>&lt;nader uit te werken m.b.t. benchmarks&gt;</w:delText>
        </w:r>
      </w:del>
    </w:p>
    <w:p w14:paraId="2DF6B054" w14:textId="77777777" w:rsidR="009A732B" w:rsidRDefault="009A732B" w:rsidP="001E2BFD">
      <w:pPr>
        <w:rPr>
          <w:ins w:id="279" w:author="Bergen van, Giel" w:date="2022-10-18T14:43:00Z"/>
        </w:rPr>
      </w:pPr>
    </w:p>
    <w:p w14:paraId="2DEED778" w14:textId="77777777" w:rsidR="00F55313" w:rsidRPr="00F55313" w:rsidRDefault="00F55313" w:rsidP="009A732B">
      <w:pPr>
        <w:rPr>
          <w:ins w:id="280" w:author="Bergen van, Giel" w:date="2022-10-18T14:43:00Z"/>
        </w:rPr>
      </w:pPr>
    </w:p>
    <w:p w14:paraId="279F82F5" w14:textId="481933D0" w:rsidR="0075252F" w:rsidDel="00ED73B0" w:rsidRDefault="0075252F" w:rsidP="0075252F">
      <w:pPr>
        <w:rPr>
          <w:del w:id="281" w:author="Bergen van, Giel" w:date="2022-10-18T14:30:00Z"/>
        </w:rPr>
      </w:pPr>
    </w:p>
    <w:p w14:paraId="09E59EFD" w14:textId="60219545" w:rsidR="0075252F" w:rsidDel="00836289" w:rsidRDefault="0075252F" w:rsidP="0075252F">
      <w:pPr>
        <w:rPr>
          <w:del w:id="282" w:author="Bergen van, Giel" w:date="2022-10-18T14:30:00Z"/>
        </w:rPr>
      </w:pPr>
    </w:p>
    <w:p w14:paraId="480932C3" w14:textId="6CE7390A" w:rsidR="0075252F" w:rsidRDefault="0075252F" w:rsidP="00475C82">
      <w:pPr>
        <w:pStyle w:val="Kop2"/>
      </w:pPr>
      <w:bookmarkStart w:id="283" w:name="_Toc116995917"/>
      <w:r>
        <w:t>HDF5-Viewers</w:t>
      </w:r>
      <w:bookmarkEnd w:id="283"/>
    </w:p>
    <w:p w14:paraId="23ED363D" w14:textId="70B3BF49" w:rsidR="0075252F" w:rsidRDefault="0075252F" w:rsidP="0075252F">
      <w:r>
        <w:t xml:space="preserve">Van de offline HDF5-viewers waar we naar hebben gekeken ondersteunt </w:t>
      </w:r>
      <w:proofErr w:type="spellStart"/>
      <w:r>
        <w:t>HDFView</w:t>
      </w:r>
      <w:proofErr w:type="spellEnd"/>
      <w:r>
        <w:t xml:space="preserve"> de meeste features, en is makkelijk te installeren, </w:t>
      </w:r>
      <w:r w:rsidR="00B828CF">
        <w:t xml:space="preserve">de gebrek aan ondersteuning van </w:t>
      </w:r>
      <w:proofErr w:type="spellStart"/>
      <w:r w:rsidR="00B828CF">
        <w:t>Variable</w:t>
      </w:r>
      <w:proofErr w:type="spellEnd"/>
      <w:r w:rsidR="00B828CF">
        <w:t xml:space="preserve"> </w:t>
      </w:r>
      <w:proofErr w:type="spellStart"/>
      <w:r w:rsidR="00B828CF">
        <w:t>Length</w:t>
      </w:r>
      <w:proofErr w:type="spellEnd"/>
      <w:r w:rsidR="00B828CF">
        <w:t xml:space="preserve"> Strings in </w:t>
      </w:r>
      <w:proofErr w:type="spellStart"/>
      <w:r>
        <w:t>ViTables</w:t>
      </w:r>
      <w:proofErr w:type="spellEnd"/>
      <w:r w:rsidR="00B828CF">
        <w:t xml:space="preserve"> maakt dit minder geschikt.</w:t>
      </w:r>
      <w:r>
        <w:t xml:space="preserve"> </w:t>
      </w:r>
      <w:r w:rsidR="00AD7A20">
        <w:t xml:space="preserve">Van de </w:t>
      </w:r>
      <w:r>
        <w:t xml:space="preserve">online HDF5-Viewers </w:t>
      </w:r>
      <w:r w:rsidR="00D77F3D">
        <w:t xml:space="preserve">is </w:t>
      </w:r>
      <w:r>
        <w:t>H5wasm een uitstekende keuze</w:t>
      </w:r>
      <w:r w:rsidR="0045050E">
        <w:t>.</w:t>
      </w:r>
    </w:p>
    <w:p w14:paraId="5CF3A7AE" w14:textId="77777777" w:rsidR="0075252F" w:rsidRPr="009C5463" w:rsidRDefault="0075252F" w:rsidP="0075252F"/>
    <w:p w14:paraId="1EBF9570" w14:textId="578BB2D0" w:rsidR="006D4CDD" w:rsidDel="00D72EE3" w:rsidRDefault="00447A4B" w:rsidP="0075252F">
      <w:pPr>
        <w:pStyle w:val="Kop4"/>
        <w:rPr>
          <w:del w:id="284" w:author="Bergen van, Giel" w:date="2022-10-03T17:33:00Z"/>
        </w:rPr>
      </w:pPr>
      <w:r>
        <w:br w:type="page"/>
      </w:r>
      <w:bookmarkStart w:id="285" w:name="_Toc33618152"/>
      <w:bookmarkStart w:id="286" w:name="_Toc116995918"/>
      <w:r w:rsidR="00AB3561">
        <w:lastRenderedPageBreak/>
        <w:t>Bijlage 1</w:t>
      </w:r>
      <w:bookmarkEnd w:id="285"/>
      <w:bookmarkEnd w:id="286"/>
    </w:p>
    <w:p w14:paraId="1EBF9571" w14:textId="77777777" w:rsidR="00940E4A" w:rsidDel="0025227F" w:rsidRDefault="001E2BFD" w:rsidP="00D72EE3">
      <w:pPr>
        <w:pStyle w:val="Kop4"/>
        <w:rPr>
          <w:del w:id="287" w:author="Bergen van, Giel" w:date="2022-10-03T17:28:00Z"/>
        </w:rPr>
      </w:pPr>
    </w:p>
    <w:p w14:paraId="2F24BD46" w14:textId="127C5A50" w:rsidR="00FF6489" w:rsidRDefault="00FF6489">
      <w:pPr>
        <w:spacing w:line="280" w:lineRule="atLeast"/>
        <w:ind w:left="851" w:hanging="851"/>
        <w:rPr>
          <w:ins w:id="288" w:author="Bergen van, Giel" w:date="2022-10-03T17:32:00Z"/>
        </w:rPr>
      </w:pPr>
      <w:ins w:id="289" w:author="Bergen van, Giel" w:date="2022-10-03T17:32:00Z">
        <w:r>
          <w:br w:type="page"/>
        </w:r>
      </w:ins>
    </w:p>
    <w:p w14:paraId="47A16563" w14:textId="49835471" w:rsidR="00940E4A" w:rsidRDefault="00FF6489" w:rsidP="00475C82">
      <w:pPr>
        <w:pStyle w:val="Kop1"/>
        <w:rPr>
          <w:ins w:id="290" w:author="Bergen van, Giel" w:date="2022-10-03T17:32:00Z"/>
        </w:rPr>
      </w:pPr>
      <w:bookmarkStart w:id="291" w:name="_Toc116995919"/>
      <w:ins w:id="292" w:author="Bergen van, Giel" w:date="2022-10-03T17:32:00Z">
        <w:r>
          <w:lastRenderedPageBreak/>
          <w:t>Literatuur</w:t>
        </w:r>
        <w:bookmarkEnd w:id="291"/>
      </w:ins>
    </w:p>
    <w:p w14:paraId="7969331A" w14:textId="77777777" w:rsidR="005B403C" w:rsidRDefault="00FF6489" w:rsidP="005B403C">
      <w:pPr>
        <w:pStyle w:val="Bibliografie"/>
        <w:rPr>
          <w:noProof/>
          <w:sz w:val="24"/>
          <w:szCs w:val="24"/>
        </w:rPr>
      </w:pPr>
      <w:r>
        <w:fldChar w:fldCharType="begin"/>
      </w:r>
      <w:r>
        <w:instrText xml:space="preserve"> BIBLIOGRAPHY  \l 1043 </w:instrText>
      </w:r>
      <w:r>
        <w:fldChar w:fldCharType="separate"/>
      </w:r>
      <w:r w:rsidR="005B403C">
        <w:rPr>
          <w:b/>
          <w:bCs/>
          <w:noProof/>
        </w:rPr>
        <w:t>Van Bergen, Giel. 2022.</w:t>
      </w:r>
      <w:r w:rsidR="005B403C">
        <w:rPr>
          <w:noProof/>
        </w:rPr>
        <w:t xml:space="preserve"> </w:t>
      </w:r>
      <w:r w:rsidR="005B403C">
        <w:rPr>
          <w:i/>
          <w:iCs/>
          <w:noProof/>
        </w:rPr>
        <w:t xml:space="preserve">BronV2 Specificatie. </w:t>
      </w:r>
      <w:r w:rsidR="005B403C">
        <w:rPr>
          <w:noProof/>
        </w:rPr>
        <w:t>Arnhem : sn, 2022.</w:t>
      </w:r>
    </w:p>
    <w:p w14:paraId="4E4B5A74" w14:textId="46DA24CC" w:rsidR="00FF6489" w:rsidRPr="00FF6489" w:rsidRDefault="00FF6489" w:rsidP="008C782F">
      <w:r>
        <w:fldChar w:fldCharType="end"/>
      </w:r>
    </w:p>
    <w:sectPr w:rsidR="00FF6489" w:rsidRPr="00FF6489" w:rsidSect="00E63522">
      <w:headerReference w:type="first" r:id="rId30"/>
      <w:pgSz w:w="11906" w:h="16838" w:code="9"/>
      <w:pgMar w:top="907" w:right="1304" w:bottom="1134" w:left="1418"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BFC45" w14:textId="77777777" w:rsidR="00FA4564" w:rsidRDefault="00FA4564">
      <w:pPr>
        <w:spacing w:line="240" w:lineRule="auto"/>
      </w:pPr>
      <w:r>
        <w:separator/>
      </w:r>
    </w:p>
  </w:endnote>
  <w:endnote w:type="continuationSeparator" w:id="0">
    <w:p w14:paraId="09DAC6F2" w14:textId="77777777" w:rsidR="00FA4564" w:rsidRDefault="00FA45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ultipleSans Alt II">
    <w:altName w:val="Calibri"/>
    <w:panose1 w:val="000000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653646"/>
      <w:docPartObj>
        <w:docPartGallery w:val="Page Numbers (Bottom of Page)"/>
        <w:docPartUnique/>
      </w:docPartObj>
    </w:sdtPr>
    <w:sdtEndPr/>
    <w:sdtContent>
      <w:p w14:paraId="1EBF9580" w14:textId="77777777" w:rsidR="00FD10C0" w:rsidRDefault="00AB3561" w:rsidP="00FD10C0">
        <w:pPr>
          <w:pStyle w:val="Voettekst"/>
          <w:jc w:val="center"/>
        </w:pPr>
        <w:r>
          <w:rPr>
            <w:noProof/>
          </w:rPr>
          <w:drawing>
            <wp:anchor distT="0" distB="0" distL="114300" distR="114300" simplePos="0" relativeHeight="251656704" behindDoc="0" locked="1" layoutInCell="1" allowOverlap="1" wp14:anchorId="1EBF959D" wp14:editId="1EBF959E">
              <wp:simplePos x="0" y="0"/>
              <wp:positionH relativeFrom="page">
                <wp:posOffset>6301105</wp:posOffset>
              </wp:positionH>
              <wp:positionV relativeFrom="page">
                <wp:posOffset>9968230</wp:posOffset>
              </wp:positionV>
              <wp:extent cx="1011555" cy="359410"/>
              <wp:effectExtent l="0" t="0" r="0" b="254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G-logo-zw-375x134.jpg"/>
                      <pic:cNvPicPr/>
                    </pic:nvPicPr>
                    <pic:blipFill>
                      <a:blip r:embed="rId1">
                        <a:extLst>
                          <a:ext uri="{28A0092B-C50C-407E-A947-70E740481C1C}">
                            <a14:useLocalDpi xmlns:a14="http://schemas.microsoft.com/office/drawing/2010/main" val="0"/>
                          </a:ext>
                        </a:extLst>
                      </a:blip>
                      <a:stretch>
                        <a:fillRect/>
                      </a:stretch>
                    </pic:blipFill>
                    <pic:spPr>
                      <a:xfrm>
                        <a:off x="0" y="0"/>
                        <a:ext cx="1011555" cy="359410"/>
                      </a:xfrm>
                      <a:prstGeom prst="rect">
                        <a:avLst/>
                      </a:prstGeom>
                    </pic:spPr>
                  </pic:pic>
                </a:graphicData>
              </a:graphic>
            </wp:anchor>
          </w:drawing>
        </w:r>
        <w:r>
          <w:fldChar w:fldCharType="begin"/>
        </w:r>
        <w:r>
          <w:instrText>PAGE   \* MERGEFORMAT</w:instrText>
        </w:r>
        <w:r>
          <w:fldChar w:fldCharType="separate"/>
        </w:r>
        <w:r>
          <w:t>5</w:t>
        </w:r>
        <w:r>
          <w:fldChar w:fldCharType="end"/>
        </w:r>
      </w:p>
    </w:sdtContent>
  </w:sdt>
  <w:p w14:paraId="1EBF9581" w14:textId="77777777" w:rsidR="00FD10C0" w:rsidRPr="00FD10C0" w:rsidRDefault="001E2BFD" w:rsidP="00FD10C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5387640"/>
      <w:docPartObj>
        <w:docPartGallery w:val="Page Numbers (Bottom of Page)"/>
        <w:docPartUnique/>
      </w:docPartObj>
    </w:sdtPr>
    <w:sdtEndPr/>
    <w:sdtContent>
      <w:p w14:paraId="1EBF958F" w14:textId="77777777" w:rsidR="00E63522" w:rsidRDefault="00AB3561" w:rsidP="00E63522">
        <w:pPr>
          <w:pStyle w:val="Voettekst"/>
          <w:jc w:val="center"/>
        </w:pPr>
        <w:r>
          <w:rPr>
            <w:noProof/>
          </w:rPr>
          <w:drawing>
            <wp:anchor distT="0" distB="0" distL="114300" distR="114300" simplePos="0" relativeHeight="251657728" behindDoc="0" locked="1" layoutInCell="1" allowOverlap="1" wp14:anchorId="1EBF959F" wp14:editId="1EBF95A0">
              <wp:simplePos x="0" y="0"/>
              <wp:positionH relativeFrom="page">
                <wp:posOffset>6301105</wp:posOffset>
              </wp:positionH>
              <wp:positionV relativeFrom="page">
                <wp:posOffset>9968230</wp:posOffset>
              </wp:positionV>
              <wp:extent cx="1011555" cy="359410"/>
              <wp:effectExtent l="0" t="0" r="0" b="254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G-logo-zw-375x134.jpg"/>
                      <pic:cNvPicPr/>
                    </pic:nvPicPr>
                    <pic:blipFill>
                      <a:blip r:embed="rId1">
                        <a:extLst>
                          <a:ext uri="{28A0092B-C50C-407E-A947-70E740481C1C}">
                            <a14:useLocalDpi xmlns:a14="http://schemas.microsoft.com/office/drawing/2010/main" val="0"/>
                          </a:ext>
                        </a:extLst>
                      </a:blip>
                      <a:stretch>
                        <a:fillRect/>
                      </a:stretch>
                    </pic:blipFill>
                    <pic:spPr>
                      <a:xfrm>
                        <a:off x="0" y="0"/>
                        <a:ext cx="1011555" cy="359410"/>
                      </a:xfrm>
                      <a:prstGeom prst="rect">
                        <a:avLst/>
                      </a:prstGeom>
                    </pic:spPr>
                  </pic:pic>
                </a:graphicData>
              </a:graphic>
            </wp:anchor>
          </w:drawing>
        </w:r>
        <w:r>
          <w:fldChar w:fldCharType="begin"/>
        </w:r>
        <w:r>
          <w:instrText>PAGE   \* MERGEFORMAT</w:instrText>
        </w:r>
        <w:r>
          <w:fldChar w:fldCharType="separate"/>
        </w:r>
        <w:r>
          <w:t>3</w:t>
        </w:r>
        <w:r>
          <w:fldChar w:fldCharType="end"/>
        </w:r>
      </w:p>
    </w:sdtContent>
  </w:sdt>
  <w:p w14:paraId="1EBF9590" w14:textId="77777777" w:rsidR="00E63522" w:rsidRPr="00E63522" w:rsidRDefault="001E2BFD" w:rsidP="00E6352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2B5F7" w14:textId="77777777" w:rsidR="00FA4564" w:rsidRDefault="00FA4564">
      <w:pPr>
        <w:spacing w:line="240" w:lineRule="auto"/>
      </w:pPr>
      <w:r>
        <w:separator/>
      </w:r>
    </w:p>
  </w:footnote>
  <w:footnote w:type="continuationSeparator" w:id="0">
    <w:p w14:paraId="14155F3D" w14:textId="77777777" w:rsidR="00FA4564" w:rsidRDefault="00FA4564">
      <w:pPr>
        <w:spacing w:line="240" w:lineRule="auto"/>
      </w:pPr>
      <w:r>
        <w:continuationSeparator/>
      </w:r>
    </w:p>
  </w:footnote>
  <w:footnote w:id="1">
    <w:p w14:paraId="7485218E" w14:textId="7CA535AC" w:rsidR="00744C79" w:rsidRDefault="00744C79">
      <w:pPr>
        <w:pStyle w:val="Voetnoottekst"/>
      </w:pPr>
      <w:r>
        <w:rPr>
          <w:rStyle w:val="Voetnootmarkering"/>
        </w:rPr>
        <w:footnoteRef/>
      </w:r>
      <w:r>
        <w:t xml:space="preserve"> Op het moment van schrijven is de meest recente stabiele versie HDF5-1.12.0 van 1 juli 2021.</w:t>
      </w:r>
    </w:p>
  </w:footnote>
  <w:footnote w:id="2">
    <w:p w14:paraId="41FE9329" w14:textId="0578DFF8" w:rsidR="00994AE4" w:rsidRDefault="00994AE4" w:rsidP="00994AE4">
      <w:pPr>
        <w:pStyle w:val="Voetnoottekst"/>
      </w:pPr>
      <w:r>
        <w:rPr>
          <w:rStyle w:val="Voetnootmarkering"/>
        </w:rPr>
        <w:footnoteRef/>
      </w:r>
      <w:r>
        <w:t xml:space="preserve"> Email </w:t>
      </w:r>
      <w:r w:rsidR="00D2335A">
        <w:t xml:space="preserve">het </w:t>
      </w:r>
      <w:r w:rsidR="00AF63E6">
        <w:t xml:space="preserve">verzoek naar </w:t>
      </w:r>
      <w:r>
        <w:t>g.van.bergen@gelderland.nl</w:t>
      </w:r>
    </w:p>
  </w:footnote>
  <w:footnote w:id="3">
    <w:p w14:paraId="489FDA6F" w14:textId="04B576E8" w:rsidR="00246F16" w:rsidRDefault="005526D9" w:rsidP="005526D9">
      <w:pPr>
        <w:pStyle w:val="Voetnoottekst"/>
      </w:pPr>
      <w:r>
        <w:rPr>
          <w:rStyle w:val="Voetnootmarkering"/>
        </w:rPr>
        <w:footnoteRef/>
      </w:r>
      <w:r>
        <w:t xml:space="preserve"> Op die website staan </w:t>
      </w:r>
      <w:r w:rsidR="00374245">
        <w:t>de dow</w:t>
      </w:r>
      <w:r w:rsidR="00456C55">
        <w:t>n</w:t>
      </w:r>
      <w:r w:rsidR="00374245">
        <w:t xml:space="preserve">loads </w:t>
      </w:r>
      <w:r w:rsidR="006B535E">
        <w:t>‘</w:t>
      </w:r>
      <w:proofErr w:type="spellStart"/>
      <w:r>
        <w:t>HDFView</w:t>
      </w:r>
      <w:proofErr w:type="spellEnd"/>
      <w:r w:rsidR="006B535E">
        <w:t>’</w:t>
      </w:r>
      <w:r>
        <w:t xml:space="preserve"> en </w:t>
      </w:r>
      <w:r w:rsidR="006B535E">
        <w:t>‘</w:t>
      </w:r>
      <w:proofErr w:type="spellStart"/>
      <w:r>
        <w:t>HDFViewApp</w:t>
      </w:r>
      <w:proofErr w:type="spellEnd"/>
      <w:r w:rsidR="006B535E">
        <w:t>’</w:t>
      </w:r>
      <w:r>
        <w:t>. Die</w:t>
      </w:r>
      <w:r w:rsidR="00FB4F85">
        <w:t xml:space="preserve"> downloads</w:t>
      </w:r>
      <w:r>
        <w:t xml:space="preserve"> zijn hetzelfde programma, </w:t>
      </w:r>
      <w:r w:rsidR="001334DE">
        <w:t xml:space="preserve">maar </w:t>
      </w:r>
      <w:r w:rsidR="00456C55">
        <w:t xml:space="preserve">met </w:t>
      </w:r>
      <w:r>
        <w:t xml:space="preserve">het verschil dat de </w:t>
      </w:r>
      <w:r w:rsidR="006B535E">
        <w:t>‘</w:t>
      </w:r>
      <w:proofErr w:type="spellStart"/>
      <w:r>
        <w:t>HDFView</w:t>
      </w:r>
      <w:proofErr w:type="spellEnd"/>
      <w:r w:rsidR="006B535E">
        <w:t>’</w:t>
      </w:r>
      <w:r>
        <w:t xml:space="preserve"> een </w:t>
      </w:r>
      <w:proofErr w:type="spellStart"/>
      <w:r>
        <w:t>installer</w:t>
      </w:r>
      <w:proofErr w:type="spellEnd"/>
      <w:r>
        <w:t xml:space="preserve"> </w:t>
      </w:r>
      <w:r w:rsidR="00456C55">
        <w:t>bevat</w:t>
      </w:r>
      <w:r>
        <w:t xml:space="preserve"> </w:t>
      </w:r>
      <w:r w:rsidR="00456C55">
        <w:t xml:space="preserve">om </w:t>
      </w:r>
      <w:proofErr w:type="spellStart"/>
      <w:r w:rsidR="00456C55">
        <w:t>HDFView</w:t>
      </w:r>
      <w:proofErr w:type="spellEnd"/>
      <w:r w:rsidR="00456C55">
        <w:t xml:space="preserve"> te installeren </w:t>
      </w:r>
      <w:r>
        <w:t xml:space="preserve">en </w:t>
      </w:r>
      <w:r w:rsidR="00456C55">
        <w:t xml:space="preserve">dat </w:t>
      </w:r>
      <w:r w:rsidR="00FD7B82">
        <w:t>‘</w:t>
      </w:r>
      <w:proofErr w:type="spellStart"/>
      <w:r>
        <w:t>HDFViewApp</w:t>
      </w:r>
      <w:proofErr w:type="spellEnd"/>
      <w:r w:rsidR="00FD7B82">
        <w:t>’</w:t>
      </w:r>
      <w:r>
        <w:t xml:space="preserve"> een map met een </w:t>
      </w:r>
      <w:proofErr w:type="spellStart"/>
      <w:r>
        <w:t>executable</w:t>
      </w:r>
      <w:proofErr w:type="spellEnd"/>
      <w:r>
        <w:t xml:space="preserve"> die direct uitgevoerd kan worden zonder </w:t>
      </w:r>
      <w:proofErr w:type="spellStart"/>
      <w:r w:rsidR="00C9398A">
        <w:t>systeembrede</w:t>
      </w:r>
      <w:proofErr w:type="spellEnd"/>
      <w:r w:rsidR="00C9398A">
        <w:t xml:space="preserve"> </w:t>
      </w:r>
      <w:r>
        <w:t>installatie.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F9576" w14:textId="77777777" w:rsidR="00D918DA" w:rsidRDefault="001E2BFD">
    <w:r>
      <w:rPr>
        <w:noProof/>
        <w:lang w:val="en-US"/>
      </w:rPr>
      <w:pict w14:anchorId="1EBF95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958297" o:spid="_x0000_s1025" type="#_x0000_t75" style="position:absolute;margin-left:0;margin-top:0;width:595.3pt;height:841.9pt;z-index:-251657728;mso-position-horizontal:center;mso-position-horizontal-relative:margin;mso-position-vertical:center;mso-position-vertical-relative:margin" o:allowincell="f">
          <v:imagedata r:id="rId1" o:title="PG Ondergrond A4sjabloon RGB_111116"/>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F9577" w14:textId="77777777" w:rsidR="00104424" w:rsidRDefault="001E2BFD">
    <w:pPr>
      <w:pStyle w:val="Koptekst"/>
    </w:pPr>
  </w:p>
  <w:p w14:paraId="1EBF9578" w14:textId="77777777" w:rsidR="00104424" w:rsidRDefault="001E2BFD">
    <w:pPr>
      <w:pStyle w:val="Koptekst"/>
    </w:pPr>
  </w:p>
  <w:p w14:paraId="1EBF9579" w14:textId="77777777" w:rsidR="00104424" w:rsidRDefault="001E2BFD">
    <w:pPr>
      <w:pStyle w:val="Koptekst"/>
    </w:pPr>
  </w:p>
  <w:p w14:paraId="1EBF957A" w14:textId="77777777" w:rsidR="00104424" w:rsidRDefault="001E2BFD">
    <w:pPr>
      <w:pStyle w:val="Koptekst"/>
    </w:pPr>
  </w:p>
  <w:p w14:paraId="1EBF957B" w14:textId="77777777" w:rsidR="00104424" w:rsidRDefault="001E2BFD">
    <w:pPr>
      <w:pStyle w:val="Koptekst"/>
    </w:pPr>
  </w:p>
  <w:p w14:paraId="59D01EA6" w14:textId="77777777" w:rsidR="004D3853" w:rsidRDefault="00235953" w:rsidP="00104424">
    <w:pPr>
      <w:pStyle w:val="Koptekst"/>
      <w:jc w:val="right"/>
      <w:rPr>
        <w:rFonts w:ascii="Arial" w:eastAsia="Arial" w:hAnsi="Arial" w:cs="Arial"/>
        <w:b/>
        <w:bCs/>
        <w:sz w:val="16"/>
        <w:szCs w:val="16"/>
      </w:rPr>
    </w:pPr>
    <w:r w:rsidRPr="00235953">
      <w:rPr>
        <w:rFonts w:ascii="Arial" w:eastAsia="Arial" w:hAnsi="Arial" w:cs="Arial"/>
        <w:b/>
        <w:bCs/>
        <w:sz w:val="16"/>
        <w:szCs w:val="16"/>
      </w:rPr>
      <w:t>Uitwisseling van brongegevens in bron- (HDF5) en mat-format</w:t>
    </w:r>
  </w:p>
  <w:p w14:paraId="1EBF957D" w14:textId="40062461" w:rsidR="00104424" w:rsidRPr="007406D5" w:rsidRDefault="002D038D" w:rsidP="00104424">
    <w:pPr>
      <w:pStyle w:val="Koptekst"/>
      <w:jc w:val="right"/>
      <w:rPr>
        <w:rFonts w:ascii="Arial" w:hAnsi="Arial" w:cs="Arial"/>
        <w:sz w:val="16"/>
        <w:szCs w:val="16"/>
      </w:rPr>
    </w:pPr>
    <w:r>
      <w:rPr>
        <w:rFonts w:ascii="Arial" w:eastAsia="Arial" w:hAnsi="Arial" w:cs="Arial"/>
        <w:sz w:val="16"/>
        <w:szCs w:val="16"/>
      </w:rPr>
      <w:t>26 september</w:t>
    </w:r>
    <w:r w:rsidR="005B2848">
      <w:rPr>
        <w:rFonts w:ascii="Arial" w:eastAsia="Arial" w:hAnsi="Arial" w:cs="Arial"/>
        <w:sz w:val="16"/>
        <w:szCs w:val="16"/>
      </w:rPr>
      <w:t xml:space="preserve"> </w:t>
    </w:r>
    <w:r w:rsidR="00AB3561" w:rsidRPr="007406D5">
      <w:rPr>
        <w:rFonts w:ascii="Arial" w:eastAsia="Arial" w:hAnsi="Arial" w:cs="Arial"/>
        <w:sz w:val="16"/>
        <w:szCs w:val="16"/>
      </w:rPr>
      <w:t>2022</w:t>
    </w:r>
  </w:p>
  <w:p w14:paraId="1EBF957E" w14:textId="77777777" w:rsidR="00D11185" w:rsidRPr="007406D5" w:rsidRDefault="001E2BFD" w:rsidP="00D11185">
    <w:pPr>
      <w:pStyle w:val="Koptekst"/>
      <w:rPr>
        <w:rFonts w:ascii="Arial" w:hAnsi="Arial" w:cs="Arial"/>
        <w:sz w:val="16"/>
        <w:szCs w:val="16"/>
      </w:rPr>
    </w:pPr>
  </w:p>
  <w:p w14:paraId="1EBF957F" w14:textId="77777777" w:rsidR="00D11185" w:rsidRPr="007406D5" w:rsidRDefault="001E2BFD" w:rsidP="00D11185">
    <w:pPr>
      <w:pStyle w:val="Koptekst"/>
      <w:rPr>
        <w:rFonts w:ascii="Arial" w:hAnsi="Arial" w:cs="Arial"/>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F9582" w14:textId="77777777" w:rsidR="005E1B50" w:rsidRPr="007A2E4B" w:rsidRDefault="001E2BFD" w:rsidP="001B4BC6">
    <w:pPr>
      <w:tabs>
        <w:tab w:val="left" w:pos="142"/>
      </w:tabs>
      <w:spacing w:line="240" w:lineRule="auto"/>
      <w:rPr>
        <w:sz w:val="2"/>
        <w:szCs w:val="2"/>
      </w:rPr>
    </w:pPr>
  </w:p>
  <w:p w14:paraId="1EBF9583" w14:textId="77777777" w:rsidR="00B412C1" w:rsidRPr="007A2E4B" w:rsidRDefault="001E2BFD" w:rsidP="007A2E4B">
    <w:pPr>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F9584" w14:textId="77777777" w:rsidR="00E63522" w:rsidRPr="007A2E4B" w:rsidRDefault="001E2BFD" w:rsidP="001B4BC6">
    <w:pPr>
      <w:tabs>
        <w:tab w:val="left" w:pos="142"/>
      </w:tabs>
      <w:spacing w:line="240" w:lineRule="auto"/>
      <w:rPr>
        <w:sz w:val="2"/>
        <w:szCs w:val="2"/>
      </w:rPr>
    </w:pPr>
  </w:p>
  <w:p w14:paraId="1EBF9585" w14:textId="77777777" w:rsidR="00E63522" w:rsidRDefault="001E2BFD" w:rsidP="00E63522">
    <w:pPr>
      <w:pStyle w:val="Koptekst"/>
    </w:pPr>
  </w:p>
  <w:p w14:paraId="1EBF9586" w14:textId="77777777" w:rsidR="00E63522" w:rsidRDefault="001E2BFD" w:rsidP="00E63522">
    <w:pPr>
      <w:pStyle w:val="Koptekst"/>
    </w:pPr>
  </w:p>
  <w:p w14:paraId="1EBF9587" w14:textId="77777777" w:rsidR="00E63522" w:rsidRDefault="001E2BFD" w:rsidP="00E63522">
    <w:pPr>
      <w:pStyle w:val="Koptekst"/>
    </w:pPr>
  </w:p>
  <w:p w14:paraId="1EBF9588" w14:textId="77777777" w:rsidR="00E63522" w:rsidRDefault="001E2BFD" w:rsidP="00E63522">
    <w:pPr>
      <w:pStyle w:val="Koptekst"/>
    </w:pPr>
  </w:p>
  <w:p w14:paraId="1EBF9589" w14:textId="77777777" w:rsidR="00E63522" w:rsidRDefault="001E2BFD" w:rsidP="00E63522">
    <w:pPr>
      <w:pStyle w:val="Koptekst"/>
    </w:pPr>
  </w:p>
  <w:p w14:paraId="1EBF958A" w14:textId="5118A4F4" w:rsidR="00E63522" w:rsidRPr="00547D65" w:rsidRDefault="009A3760" w:rsidP="00E63522">
    <w:pPr>
      <w:pStyle w:val="Koptekst"/>
      <w:jc w:val="right"/>
      <w:rPr>
        <w:rFonts w:ascii="Arial" w:hAnsi="Arial" w:cs="Arial"/>
        <w:b/>
        <w:bCs/>
        <w:sz w:val="16"/>
        <w:szCs w:val="16"/>
      </w:rPr>
    </w:pPr>
    <w:r w:rsidRPr="009A3760">
      <w:rPr>
        <w:rFonts w:ascii="Arial" w:eastAsia="Arial" w:hAnsi="Arial" w:cs="Arial"/>
        <w:b/>
        <w:bCs/>
        <w:sz w:val="16"/>
        <w:szCs w:val="16"/>
      </w:rPr>
      <w:t>Uitwisseling van brongegevens in bron- (HDF5) en mat-format</w:t>
    </w:r>
  </w:p>
  <w:p w14:paraId="57A4A298" w14:textId="77777777" w:rsidR="003137E4" w:rsidRPr="007406D5" w:rsidRDefault="003137E4" w:rsidP="003137E4">
    <w:pPr>
      <w:pStyle w:val="Koptekst"/>
      <w:jc w:val="right"/>
      <w:rPr>
        <w:rFonts w:ascii="Arial" w:hAnsi="Arial" w:cs="Arial"/>
        <w:sz w:val="16"/>
        <w:szCs w:val="16"/>
      </w:rPr>
    </w:pPr>
    <w:r>
      <w:rPr>
        <w:rFonts w:ascii="Arial" w:eastAsia="Arial" w:hAnsi="Arial" w:cs="Arial"/>
        <w:sz w:val="16"/>
        <w:szCs w:val="16"/>
      </w:rPr>
      <w:t xml:space="preserve">26 september </w:t>
    </w:r>
    <w:r w:rsidRPr="007406D5">
      <w:rPr>
        <w:rFonts w:ascii="Arial" w:eastAsia="Arial" w:hAnsi="Arial" w:cs="Arial"/>
        <w:sz w:val="16"/>
        <w:szCs w:val="16"/>
      </w:rPr>
      <w:t>2022</w:t>
    </w:r>
  </w:p>
  <w:p w14:paraId="1EBF958C" w14:textId="77777777" w:rsidR="00E63522" w:rsidRPr="007406D5" w:rsidRDefault="001E2BFD" w:rsidP="00E63522">
    <w:pPr>
      <w:pStyle w:val="Koptekst"/>
      <w:rPr>
        <w:rFonts w:ascii="Arial" w:hAnsi="Arial" w:cs="Arial"/>
        <w:sz w:val="16"/>
        <w:szCs w:val="16"/>
      </w:rPr>
    </w:pPr>
  </w:p>
  <w:p w14:paraId="1EBF958D" w14:textId="77777777" w:rsidR="00E63522" w:rsidRPr="007406D5" w:rsidRDefault="001E2BFD" w:rsidP="00E63522">
    <w:pPr>
      <w:pStyle w:val="Koptekst"/>
      <w:rPr>
        <w:rFonts w:ascii="Arial" w:hAnsi="Arial" w:cs="Arial"/>
        <w:sz w:val="16"/>
        <w:szCs w:val="16"/>
      </w:rPr>
    </w:pPr>
  </w:p>
  <w:p w14:paraId="1EBF958E" w14:textId="77777777" w:rsidR="00E63522" w:rsidRPr="007406D5" w:rsidRDefault="001E2BFD" w:rsidP="007A2E4B">
    <w:pPr>
      <w:rPr>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F9591" w14:textId="77777777" w:rsidR="00E63522" w:rsidRPr="007A2E4B" w:rsidRDefault="001E2BFD" w:rsidP="001B4BC6">
    <w:pPr>
      <w:tabs>
        <w:tab w:val="left" w:pos="142"/>
      </w:tabs>
      <w:spacing w:line="240" w:lineRule="auto"/>
      <w:rPr>
        <w:sz w:val="2"/>
        <w:szCs w:val="2"/>
      </w:rPr>
    </w:pPr>
  </w:p>
  <w:p w14:paraId="1EBF9592" w14:textId="77777777" w:rsidR="00E63522" w:rsidRDefault="001E2BFD" w:rsidP="00E63522">
    <w:pPr>
      <w:pStyle w:val="Koptekst"/>
    </w:pPr>
  </w:p>
  <w:p w14:paraId="1EBF9593" w14:textId="77777777" w:rsidR="00E63522" w:rsidRDefault="001E2BFD" w:rsidP="00E63522">
    <w:pPr>
      <w:pStyle w:val="Koptekst"/>
    </w:pPr>
  </w:p>
  <w:p w14:paraId="1EBF9594" w14:textId="77777777" w:rsidR="00E63522" w:rsidRDefault="001E2BFD" w:rsidP="00E63522">
    <w:pPr>
      <w:pStyle w:val="Koptekst"/>
    </w:pPr>
  </w:p>
  <w:p w14:paraId="1EBF9595" w14:textId="77777777" w:rsidR="00E63522" w:rsidRDefault="001E2BFD" w:rsidP="00E63522">
    <w:pPr>
      <w:pStyle w:val="Koptekst"/>
    </w:pPr>
  </w:p>
  <w:p w14:paraId="1EBF9596" w14:textId="77777777" w:rsidR="00E63522" w:rsidRDefault="001E2BFD" w:rsidP="00E63522">
    <w:pPr>
      <w:pStyle w:val="Koptekst"/>
    </w:pPr>
  </w:p>
  <w:p w14:paraId="151C1CF9" w14:textId="77777777" w:rsidR="00623828" w:rsidRPr="00547D65" w:rsidRDefault="00623828" w:rsidP="00623828">
    <w:pPr>
      <w:pStyle w:val="Koptekst"/>
      <w:jc w:val="right"/>
      <w:rPr>
        <w:rFonts w:ascii="Arial" w:hAnsi="Arial" w:cs="Arial"/>
        <w:b/>
        <w:bCs/>
        <w:sz w:val="16"/>
        <w:szCs w:val="16"/>
      </w:rPr>
    </w:pPr>
    <w:bookmarkStart w:id="293" w:name="_Hlk115346519"/>
    <w:r w:rsidRPr="009A3760">
      <w:rPr>
        <w:rFonts w:ascii="Arial" w:eastAsia="Arial" w:hAnsi="Arial" w:cs="Arial"/>
        <w:b/>
        <w:bCs/>
        <w:sz w:val="16"/>
        <w:szCs w:val="16"/>
      </w:rPr>
      <w:t>Uitwisseling van brongegevens in bron- (HDF5) en mat-format</w:t>
    </w:r>
  </w:p>
  <w:bookmarkEnd w:id="293"/>
  <w:p w14:paraId="66F3F6C0" w14:textId="303DF420" w:rsidR="005B2848" w:rsidRPr="007406D5" w:rsidRDefault="005B2848" w:rsidP="005B2848">
    <w:pPr>
      <w:pStyle w:val="Koptekst"/>
      <w:jc w:val="right"/>
      <w:rPr>
        <w:rFonts w:ascii="Arial" w:hAnsi="Arial" w:cs="Arial"/>
        <w:sz w:val="16"/>
        <w:szCs w:val="16"/>
      </w:rPr>
    </w:pPr>
    <w:r>
      <w:rPr>
        <w:rFonts w:ascii="Arial" w:eastAsia="Arial" w:hAnsi="Arial" w:cs="Arial"/>
        <w:sz w:val="16"/>
        <w:szCs w:val="16"/>
      </w:rPr>
      <w:t xml:space="preserve">26 september </w:t>
    </w:r>
    <w:r w:rsidRPr="007406D5">
      <w:rPr>
        <w:rFonts w:ascii="Arial" w:eastAsia="Arial" w:hAnsi="Arial" w:cs="Arial"/>
        <w:sz w:val="16"/>
        <w:szCs w:val="16"/>
      </w:rPr>
      <w:t>2022</w:t>
    </w:r>
  </w:p>
  <w:p w14:paraId="1EBF9599" w14:textId="77777777" w:rsidR="00E63522" w:rsidRPr="007406D5" w:rsidRDefault="001E2BFD" w:rsidP="00E63522">
    <w:pPr>
      <w:pStyle w:val="Koptekst"/>
      <w:rPr>
        <w:rFonts w:ascii="Arial" w:hAnsi="Arial" w:cs="Arial"/>
        <w:sz w:val="16"/>
        <w:szCs w:val="16"/>
      </w:rPr>
    </w:pPr>
  </w:p>
  <w:p w14:paraId="1EBF959A" w14:textId="77777777" w:rsidR="00E63522" w:rsidRPr="007406D5" w:rsidRDefault="001E2BFD" w:rsidP="00E63522">
    <w:pPr>
      <w:pStyle w:val="Koptekst"/>
      <w:rPr>
        <w:rFonts w:ascii="Arial" w:hAnsi="Arial" w:cs="Arial"/>
        <w:sz w:val="16"/>
        <w:szCs w:val="16"/>
      </w:rPr>
    </w:pPr>
  </w:p>
  <w:p w14:paraId="1EBF959B" w14:textId="77777777" w:rsidR="00E63522" w:rsidRPr="007406D5" w:rsidRDefault="001E2BFD" w:rsidP="007A2E4B">
    <w:pP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3A43"/>
    <w:multiLevelType w:val="hybridMultilevel"/>
    <w:tmpl w:val="1CE8761C"/>
    <w:lvl w:ilvl="0" w:tplc="638682EE">
      <w:start w:val="1"/>
      <w:numFmt w:val="decimal"/>
      <w:lvlText w:val="%1.1.1"/>
      <w:lvlJc w:val="left"/>
      <w:pPr>
        <w:tabs>
          <w:tab w:val="num" w:pos="851"/>
        </w:tabs>
        <w:ind w:left="851" w:hanging="851"/>
      </w:pPr>
      <w:rPr>
        <w:rFonts w:ascii="Arial" w:hAnsi="Arial" w:hint="default"/>
        <w:b w:val="0"/>
        <w:i w:val="0"/>
        <w:sz w:val="20"/>
        <w:szCs w:val="20"/>
      </w:rPr>
    </w:lvl>
    <w:lvl w:ilvl="1" w:tplc="88AC9934" w:tentative="1">
      <w:start w:val="1"/>
      <w:numFmt w:val="lowerLetter"/>
      <w:lvlText w:val="%2."/>
      <w:lvlJc w:val="left"/>
      <w:pPr>
        <w:ind w:left="2160" w:hanging="360"/>
      </w:pPr>
    </w:lvl>
    <w:lvl w:ilvl="2" w:tplc="E2CA1680" w:tentative="1">
      <w:start w:val="1"/>
      <w:numFmt w:val="lowerRoman"/>
      <w:lvlText w:val="%3."/>
      <w:lvlJc w:val="right"/>
      <w:pPr>
        <w:ind w:left="2880" w:hanging="180"/>
      </w:pPr>
    </w:lvl>
    <w:lvl w:ilvl="3" w:tplc="96805476" w:tentative="1">
      <w:start w:val="1"/>
      <w:numFmt w:val="decimal"/>
      <w:lvlText w:val="%4."/>
      <w:lvlJc w:val="left"/>
      <w:pPr>
        <w:ind w:left="3600" w:hanging="360"/>
      </w:pPr>
    </w:lvl>
    <w:lvl w:ilvl="4" w:tplc="C9FA1D50" w:tentative="1">
      <w:start w:val="1"/>
      <w:numFmt w:val="lowerLetter"/>
      <w:lvlText w:val="%5."/>
      <w:lvlJc w:val="left"/>
      <w:pPr>
        <w:ind w:left="4320" w:hanging="360"/>
      </w:pPr>
    </w:lvl>
    <w:lvl w:ilvl="5" w:tplc="D05A8FAA" w:tentative="1">
      <w:start w:val="1"/>
      <w:numFmt w:val="lowerRoman"/>
      <w:lvlText w:val="%6."/>
      <w:lvlJc w:val="right"/>
      <w:pPr>
        <w:ind w:left="5040" w:hanging="180"/>
      </w:pPr>
    </w:lvl>
    <w:lvl w:ilvl="6" w:tplc="0F2A0646" w:tentative="1">
      <w:start w:val="1"/>
      <w:numFmt w:val="decimal"/>
      <w:lvlText w:val="%7."/>
      <w:lvlJc w:val="left"/>
      <w:pPr>
        <w:ind w:left="5760" w:hanging="360"/>
      </w:pPr>
    </w:lvl>
    <w:lvl w:ilvl="7" w:tplc="2D3A92DA" w:tentative="1">
      <w:start w:val="1"/>
      <w:numFmt w:val="lowerLetter"/>
      <w:lvlText w:val="%8."/>
      <w:lvlJc w:val="left"/>
      <w:pPr>
        <w:ind w:left="6480" w:hanging="360"/>
      </w:pPr>
    </w:lvl>
    <w:lvl w:ilvl="8" w:tplc="1820C23A" w:tentative="1">
      <w:start w:val="1"/>
      <w:numFmt w:val="lowerRoman"/>
      <w:lvlText w:val="%9."/>
      <w:lvlJc w:val="right"/>
      <w:pPr>
        <w:ind w:left="7200" w:hanging="180"/>
      </w:pPr>
    </w:lvl>
  </w:abstractNum>
  <w:abstractNum w:abstractNumId="1" w15:restartNumberingAfterBreak="0">
    <w:nsid w:val="07AA3B4F"/>
    <w:multiLevelType w:val="hybridMultilevel"/>
    <w:tmpl w:val="D422A4BA"/>
    <w:lvl w:ilvl="0" w:tplc="716A529E">
      <w:start w:val="1"/>
      <w:numFmt w:val="decimal"/>
      <w:pStyle w:val="Lijstnummers"/>
      <w:lvlText w:val="%1"/>
      <w:lvlJc w:val="left"/>
      <w:pPr>
        <w:tabs>
          <w:tab w:val="num" w:pos="284"/>
        </w:tabs>
        <w:ind w:left="284" w:hanging="284"/>
      </w:pPr>
      <w:rPr>
        <w:rFonts w:ascii="Georgia" w:hAnsi="Georgia" w:hint="default"/>
        <w:b w:val="0"/>
        <w:i w:val="0"/>
        <w:sz w:val="19"/>
        <w:szCs w:val="19"/>
      </w:rPr>
    </w:lvl>
    <w:lvl w:ilvl="1" w:tplc="0C661626" w:tentative="1">
      <w:start w:val="1"/>
      <w:numFmt w:val="lowerLetter"/>
      <w:lvlText w:val="%2."/>
      <w:lvlJc w:val="left"/>
      <w:pPr>
        <w:ind w:left="2160" w:hanging="360"/>
      </w:pPr>
    </w:lvl>
    <w:lvl w:ilvl="2" w:tplc="324A95F8" w:tentative="1">
      <w:start w:val="1"/>
      <w:numFmt w:val="lowerRoman"/>
      <w:lvlText w:val="%3."/>
      <w:lvlJc w:val="right"/>
      <w:pPr>
        <w:ind w:left="2880" w:hanging="180"/>
      </w:pPr>
    </w:lvl>
    <w:lvl w:ilvl="3" w:tplc="CCBA7420" w:tentative="1">
      <w:start w:val="1"/>
      <w:numFmt w:val="decimal"/>
      <w:lvlText w:val="%4."/>
      <w:lvlJc w:val="left"/>
      <w:pPr>
        <w:ind w:left="3600" w:hanging="360"/>
      </w:pPr>
    </w:lvl>
    <w:lvl w:ilvl="4" w:tplc="77D2589E" w:tentative="1">
      <w:start w:val="1"/>
      <w:numFmt w:val="lowerLetter"/>
      <w:lvlText w:val="%5."/>
      <w:lvlJc w:val="left"/>
      <w:pPr>
        <w:ind w:left="4320" w:hanging="360"/>
      </w:pPr>
    </w:lvl>
    <w:lvl w:ilvl="5" w:tplc="26724DCE" w:tentative="1">
      <w:start w:val="1"/>
      <w:numFmt w:val="lowerRoman"/>
      <w:lvlText w:val="%6."/>
      <w:lvlJc w:val="right"/>
      <w:pPr>
        <w:ind w:left="5040" w:hanging="180"/>
      </w:pPr>
    </w:lvl>
    <w:lvl w:ilvl="6" w:tplc="27E8474A" w:tentative="1">
      <w:start w:val="1"/>
      <w:numFmt w:val="decimal"/>
      <w:lvlText w:val="%7."/>
      <w:lvlJc w:val="left"/>
      <w:pPr>
        <w:ind w:left="5760" w:hanging="360"/>
      </w:pPr>
    </w:lvl>
    <w:lvl w:ilvl="7" w:tplc="52CCC974" w:tentative="1">
      <w:start w:val="1"/>
      <w:numFmt w:val="lowerLetter"/>
      <w:lvlText w:val="%8."/>
      <w:lvlJc w:val="left"/>
      <w:pPr>
        <w:ind w:left="6480" w:hanging="360"/>
      </w:pPr>
    </w:lvl>
    <w:lvl w:ilvl="8" w:tplc="E64C9772" w:tentative="1">
      <w:start w:val="1"/>
      <w:numFmt w:val="lowerRoman"/>
      <w:lvlText w:val="%9."/>
      <w:lvlJc w:val="right"/>
      <w:pPr>
        <w:ind w:left="7200" w:hanging="180"/>
      </w:pPr>
    </w:lvl>
  </w:abstractNum>
  <w:abstractNum w:abstractNumId="2" w15:restartNumberingAfterBreak="0">
    <w:nsid w:val="14FE1A6F"/>
    <w:multiLevelType w:val="hybridMultilevel"/>
    <w:tmpl w:val="19B23282"/>
    <w:lvl w:ilvl="0" w:tplc="798C4F1A">
      <w:start w:val="1"/>
      <w:numFmt w:val="decimal"/>
      <w:lvlText w:val="%1"/>
      <w:lvlJc w:val="left"/>
      <w:pPr>
        <w:ind w:left="1065" w:hanging="705"/>
      </w:pPr>
      <w:rPr>
        <w:rFonts w:hint="default"/>
      </w:rPr>
    </w:lvl>
    <w:lvl w:ilvl="1" w:tplc="25745178" w:tentative="1">
      <w:start w:val="1"/>
      <w:numFmt w:val="lowerLetter"/>
      <w:lvlText w:val="%2."/>
      <w:lvlJc w:val="left"/>
      <w:pPr>
        <w:ind w:left="1440" w:hanging="360"/>
      </w:pPr>
    </w:lvl>
    <w:lvl w:ilvl="2" w:tplc="C64A8944" w:tentative="1">
      <w:start w:val="1"/>
      <w:numFmt w:val="lowerRoman"/>
      <w:lvlText w:val="%3."/>
      <w:lvlJc w:val="right"/>
      <w:pPr>
        <w:ind w:left="2160" w:hanging="180"/>
      </w:pPr>
    </w:lvl>
    <w:lvl w:ilvl="3" w:tplc="65EC7B1A" w:tentative="1">
      <w:start w:val="1"/>
      <w:numFmt w:val="decimal"/>
      <w:lvlText w:val="%4."/>
      <w:lvlJc w:val="left"/>
      <w:pPr>
        <w:ind w:left="2880" w:hanging="360"/>
      </w:pPr>
    </w:lvl>
    <w:lvl w:ilvl="4" w:tplc="013EF056" w:tentative="1">
      <w:start w:val="1"/>
      <w:numFmt w:val="lowerLetter"/>
      <w:lvlText w:val="%5."/>
      <w:lvlJc w:val="left"/>
      <w:pPr>
        <w:ind w:left="3600" w:hanging="360"/>
      </w:pPr>
    </w:lvl>
    <w:lvl w:ilvl="5" w:tplc="A92205DC" w:tentative="1">
      <w:start w:val="1"/>
      <w:numFmt w:val="lowerRoman"/>
      <w:lvlText w:val="%6."/>
      <w:lvlJc w:val="right"/>
      <w:pPr>
        <w:ind w:left="4320" w:hanging="180"/>
      </w:pPr>
    </w:lvl>
    <w:lvl w:ilvl="6" w:tplc="4236987C" w:tentative="1">
      <w:start w:val="1"/>
      <w:numFmt w:val="decimal"/>
      <w:lvlText w:val="%7."/>
      <w:lvlJc w:val="left"/>
      <w:pPr>
        <w:ind w:left="5040" w:hanging="360"/>
      </w:pPr>
    </w:lvl>
    <w:lvl w:ilvl="7" w:tplc="320A1DBE" w:tentative="1">
      <w:start w:val="1"/>
      <w:numFmt w:val="lowerLetter"/>
      <w:lvlText w:val="%8."/>
      <w:lvlJc w:val="left"/>
      <w:pPr>
        <w:ind w:left="5760" w:hanging="360"/>
      </w:pPr>
    </w:lvl>
    <w:lvl w:ilvl="8" w:tplc="61DCAA3E" w:tentative="1">
      <w:start w:val="1"/>
      <w:numFmt w:val="lowerRoman"/>
      <w:lvlText w:val="%9."/>
      <w:lvlJc w:val="right"/>
      <w:pPr>
        <w:ind w:left="6480" w:hanging="180"/>
      </w:pPr>
    </w:lvl>
  </w:abstractNum>
  <w:abstractNum w:abstractNumId="3" w15:restartNumberingAfterBreak="0">
    <w:nsid w:val="173E56D4"/>
    <w:multiLevelType w:val="hybridMultilevel"/>
    <w:tmpl w:val="B5840CB0"/>
    <w:lvl w:ilvl="0" w:tplc="4F0AB4F4">
      <w:start w:val="1"/>
      <w:numFmt w:val="decimal"/>
      <w:lvlText w:val="%1.1.1"/>
      <w:lvlJc w:val="left"/>
      <w:pPr>
        <w:ind w:left="1571" w:hanging="360"/>
      </w:pPr>
      <w:rPr>
        <w:rFonts w:ascii="Arial" w:hAnsi="Arial" w:hint="default"/>
        <w:b w:val="0"/>
        <w:i w:val="0"/>
        <w:sz w:val="24"/>
      </w:rPr>
    </w:lvl>
    <w:lvl w:ilvl="1" w:tplc="7D3608FC" w:tentative="1">
      <w:start w:val="1"/>
      <w:numFmt w:val="lowerLetter"/>
      <w:lvlText w:val="%2."/>
      <w:lvlJc w:val="left"/>
      <w:pPr>
        <w:ind w:left="2291" w:hanging="360"/>
      </w:pPr>
    </w:lvl>
    <w:lvl w:ilvl="2" w:tplc="00C6E666" w:tentative="1">
      <w:start w:val="1"/>
      <w:numFmt w:val="lowerRoman"/>
      <w:lvlText w:val="%3."/>
      <w:lvlJc w:val="right"/>
      <w:pPr>
        <w:ind w:left="3011" w:hanging="180"/>
      </w:pPr>
    </w:lvl>
    <w:lvl w:ilvl="3" w:tplc="6552515A" w:tentative="1">
      <w:start w:val="1"/>
      <w:numFmt w:val="decimal"/>
      <w:lvlText w:val="%4."/>
      <w:lvlJc w:val="left"/>
      <w:pPr>
        <w:ind w:left="3731" w:hanging="360"/>
      </w:pPr>
    </w:lvl>
    <w:lvl w:ilvl="4" w:tplc="5F9EACD0" w:tentative="1">
      <w:start w:val="1"/>
      <w:numFmt w:val="lowerLetter"/>
      <w:lvlText w:val="%5."/>
      <w:lvlJc w:val="left"/>
      <w:pPr>
        <w:ind w:left="4451" w:hanging="360"/>
      </w:pPr>
    </w:lvl>
    <w:lvl w:ilvl="5" w:tplc="3D96FFBA" w:tentative="1">
      <w:start w:val="1"/>
      <w:numFmt w:val="lowerRoman"/>
      <w:lvlText w:val="%6."/>
      <w:lvlJc w:val="right"/>
      <w:pPr>
        <w:ind w:left="5171" w:hanging="180"/>
      </w:pPr>
    </w:lvl>
    <w:lvl w:ilvl="6" w:tplc="3424CC0E" w:tentative="1">
      <w:start w:val="1"/>
      <w:numFmt w:val="decimal"/>
      <w:lvlText w:val="%7."/>
      <w:lvlJc w:val="left"/>
      <w:pPr>
        <w:ind w:left="5891" w:hanging="360"/>
      </w:pPr>
    </w:lvl>
    <w:lvl w:ilvl="7" w:tplc="E81C2404" w:tentative="1">
      <w:start w:val="1"/>
      <w:numFmt w:val="lowerLetter"/>
      <w:lvlText w:val="%8."/>
      <w:lvlJc w:val="left"/>
      <w:pPr>
        <w:ind w:left="6611" w:hanging="360"/>
      </w:pPr>
    </w:lvl>
    <w:lvl w:ilvl="8" w:tplc="078A9074" w:tentative="1">
      <w:start w:val="1"/>
      <w:numFmt w:val="lowerRoman"/>
      <w:lvlText w:val="%9."/>
      <w:lvlJc w:val="right"/>
      <w:pPr>
        <w:ind w:left="7331" w:hanging="180"/>
      </w:pPr>
    </w:lvl>
  </w:abstractNum>
  <w:abstractNum w:abstractNumId="4" w15:restartNumberingAfterBreak="0">
    <w:nsid w:val="24603041"/>
    <w:multiLevelType w:val="multilevel"/>
    <w:tmpl w:val="E95C2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821DC6"/>
    <w:multiLevelType w:val="hybridMultilevel"/>
    <w:tmpl w:val="C7B4CD64"/>
    <w:lvl w:ilvl="0" w:tplc="5FFCC04A">
      <w:start w:val="1"/>
      <w:numFmt w:val="decimal"/>
      <w:lvlText w:val="%1"/>
      <w:lvlJc w:val="left"/>
      <w:pPr>
        <w:ind w:left="720" w:hanging="360"/>
      </w:pPr>
      <w:rPr>
        <w:rFonts w:ascii="Arial" w:hAnsi="Arial" w:hint="default"/>
        <w:b/>
        <w:i w:val="0"/>
        <w:sz w:val="18"/>
        <w:szCs w:val="18"/>
      </w:rPr>
    </w:lvl>
    <w:lvl w:ilvl="1" w:tplc="7CFE7C9E" w:tentative="1">
      <w:start w:val="1"/>
      <w:numFmt w:val="lowerLetter"/>
      <w:lvlText w:val="%2."/>
      <w:lvlJc w:val="left"/>
      <w:pPr>
        <w:ind w:left="1440" w:hanging="360"/>
      </w:pPr>
    </w:lvl>
    <w:lvl w:ilvl="2" w:tplc="54966EAE" w:tentative="1">
      <w:start w:val="1"/>
      <w:numFmt w:val="lowerRoman"/>
      <w:lvlText w:val="%3."/>
      <w:lvlJc w:val="right"/>
      <w:pPr>
        <w:ind w:left="2160" w:hanging="180"/>
      </w:pPr>
    </w:lvl>
    <w:lvl w:ilvl="3" w:tplc="71625936" w:tentative="1">
      <w:start w:val="1"/>
      <w:numFmt w:val="decimal"/>
      <w:lvlText w:val="%4."/>
      <w:lvlJc w:val="left"/>
      <w:pPr>
        <w:ind w:left="2880" w:hanging="360"/>
      </w:pPr>
    </w:lvl>
    <w:lvl w:ilvl="4" w:tplc="FB28C0BE" w:tentative="1">
      <w:start w:val="1"/>
      <w:numFmt w:val="lowerLetter"/>
      <w:lvlText w:val="%5."/>
      <w:lvlJc w:val="left"/>
      <w:pPr>
        <w:ind w:left="3600" w:hanging="360"/>
      </w:pPr>
    </w:lvl>
    <w:lvl w:ilvl="5" w:tplc="F57896BC" w:tentative="1">
      <w:start w:val="1"/>
      <w:numFmt w:val="lowerRoman"/>
      <w:lvlText w:val="%6."/>
      <w:lvlJc w:val="right"/>
      <w:pPr>
        <w:ind w:left="4320" w:hanging="180"/>
      </w:pPr>
    </w:lvl>
    <w:lvl w:ilvl="6" w:tplc="386281E8" w:tentative="1">
      <w:start w:val="1"/>
      <w:numFmt w:val="decimal"/>
      <w:lvlText w:val="%7."/>
      <w:lvlJc w:val="left"/>
      <w:pPr>
        <w:ind w:left="5040" w:hanging="360"/>
      </w:pPr>
    </w:lvl>
    <w:lvl w:ilvl="7" w:tplc="4444359A" w:tentative="1">
      <w:start w:val="1"/>
      <w:numFmt w:val="lowerLetter"/>
      <w:lvlText w:val="%8."/>
      <w:lvlJc w:val="left"/>
      <w:pPr>
        <w:ind w:left="5760" w:hanging="360"/>
      </w:pPr>
    </w:lvl>
    <w:lvl w:ilvl="8" w:tplc="DC9CF500" w:tentative="1">
      <w:start w:val="1"/>
      <w:numFmt w:val="lowerRoman"/>
      <w:lvlText w:val="%9."/>
      <w:lvlJc w:val="right"/>
      <w:pPr>
        <w:ind w:left="6480" w:hanging="180"/>
      </w:pPr>
    </w:lvl>
  </w:abstractNum>
  <w:abstractNum w:abstractNumId="6" w15:restartNumberingAfterBreak="0">
    <w:nsid w:val="32773676"/>
    <w:multiLevelType w:val="hybridMultilevel"/>
    <w:tmpl w:val="2028EF8A"/>
    <w:lvl w:ilvl="0" w:tplc="0CD6C058">
      <w:start w:val="1"/>
      <w:numFmt w:val="bullet"/>
      <w:lvlText w:val="-"/>
      <w:lvlJc w:val="left"/>
      <w:pPr>
        <w:ind w:left="360" w:hanging="360"/>
      </w:pPr>
      <w:rPr>
        <w:rFonts w:ascii="Calibri" w:hAnsi="Calibri" w:hint="default"/>
      </w:rPr>
    </w:lvl>
    <w:lvl w:ilvl="1" w:tplc="757C90D6" w:tentative="1">
      <w:start w:val="1"/>
      <w:numFmt w:val="bullet"/>
      <w:lvlText w:val="o"/>
      <w:lvlJc w:val="left"/>
      <w:pPr>
        <w:ind w:left="1080" w:hanging="360"/>
      </w:pPr>
      <w:rPr>
        <w:rFonts w:ascii="Courier New" w:hAnsi="Courier New" w:cs="Courier New" w:hint="default"/>
      </w:rPr>
    </w:lvl>
    <w:lvl w:ilvl="2" w:tplc="071AC5F0" w:tentative="1">
      <w:start w:val="1"/>
      <w:numFmt w:val="bullet"/>
      <w:lvlText w:val=""/>
      <w:lvlJc w:val="left"/>
      <w:pPr>
        <w:ind w:left="1800" w:hanging="360"/>
      </w:pPr>
      <w:rPr>
        <w:rFonts w:ascii="Wingdings" w:hAnsi="Wingdings" w:hint="default"/>
      </w:rPr>
    </w:lvl>
    <w:lvl w:ilvl="3" w:tplc="01FC59C8" w:tentative="1">
      <w:start w:val="1"/>
      <w:numFmt w:val="bullet"/>
      <w:lvlText w:val=""/>
      <w:lvlJc w:val="left"/>
      <w:pPr>
        <w:ind w:left="2520" w:hanging="360"/>
      </w:pPr>
      <w:rPr>
        <w:rFonts w:ascii="Symbol" w:hAnsi="Symbol" w:hint="default"/>
      </w:rPr>
    </w:lvl>
    <w:lvl w:ilvl="4" w:tplc="A3D00D16" w:tentative="1">
      <w:start w:val="1"/>
      <w:numFmt w:val="bullet"/>
      <w:lvlText w:val="o"/>
      <w:lvlJc w:val="left"/>
      <w:pPr>
        <w:ind w:left="3240" w:hanging="360"/>
      </w:pPr>
      <w:rPr>
        <w:rFonts w:ascii="Courier New" w:hAnsi="Courier New" w:cs="Courier New" w:hint="default"/>
      </w:rPr>
    </w:lvl>
    <w:lvl w:ilvl="5" w:tplc="6D58266A" w:tentative="1">
      <w:start w:val="1"/>
      <w:numFmt w:val="bullet"/>
      <w:lvlText w:val=""/>
      <w:lvlJc w:val="left"/>
      <w:pPr>
        <w:ind w:left="3960" w:hanging="360"/>
      </w:pPr>
      <w:rPr>
        <w:rFonts w:ascii="Wingdings" w:hAnsi="Wingdings" w:hint="default"/>
      </w:rPr>
    </w:lvl>
    <w:lvl w:ilvl="6" w:tplc="203636F4" w:tentative="1">
      <w:start w:val="1"/>
      <w:numFmt w:val="bullet"/>
      <w:lvlText w:val=""/>
      <w:lvlJc w:val="left"/>
      <w:pPr>
        <w:ind w:left="4680" w:hanging="360"/>
      </w:pPr>
      <w:rPr>
        <w:rFonts w:ascii="Symbol" w:hAnsi="Symbol" w:hint="default"/>
      </w:rPr>
    </w:lvl>
    <w:lvl w:ilvl="7" w:tplc="910013FA" w:tentative="1">
      <w:start w:val="1"/>
      <w:numFmt w:val="bullet"/>
      <w:lvlText w:val="o"/>
      <w:lvlJc w:val="left"/>
      <w:pPr>
        <w:ind w:left="5400" w:hanging="360"/>
      </w:pPr>
      <w:rPr>
        <w:rFonts w:ascii="Courier New" w:hAnsi="Courier New" w:cs="Courier New" w:hint="default"/>
      </w:rPr>
    </w:lvl>
    <w:lvl w:ilvl="8" w:tplc="D708F91A" w:tentative="1">
      <w:start w:val="1"/>
      <w:numFmt w:val="bullet"/>
      <w:lvlText w:val=""/>
      <w:lvlJc w:val="left"/>
      <w:pPr>
        <w:ind w:left="6120" w:hanging="360"/>
      </w:pPr>
      <w:rPr>
        <w:rFonts w:ascii="Wingdings" w:hAnsi="Wingdings" w:hint="default"/>
      </w:rPr>
    </w:lvl>
  </w:abstractNum>
  <w:abstractNum w:abstractNumId="7" w15:restartNumberingAfterBreak="0">
    <w:nsid w:val="380F5C06"/>
    <w:multiLevelType w:val="multilevel"/>
    <w:tmpl w:val="16A2837C"/>
    <w:styleLink w:val="LijstalineaTrefoilHydrology"/>
    <w:lvl w:ilvl="0">
      <w:start w:val="1"/>
      <w:numFmt w:val="bullet"/>
      <w:lvlText w:val="•"/>
      <w:lvlJc w:val="left"/>
      <w:pPr>
        <w:ind w:left="680" w:hanging="340"/>
      </w:pPr>
      <w:rPr>
        <w:rFonts w:ascii="MultipleSans Alt II" w:hAnsi="MultipleSans Alt II" w:hint="default"/>
        <w:color w:val="ED7D31" w:themeColor="accent2"/>
      </w:rPr>
    </w:lvl>
    <w:lvl w:ilvl="1">
      <w:start w:val="1"/>
      <w:numFmt w:val="bullet"/>
      <w:lvlText w:val="•"/>
      <w:lvlJc w:val="left"/>
      <w:pPr>
        <w:ind w:left="1020" w:hanging="340"/>
      </w:pPr>
      <w:rPr>
        <w:rFonts w:ascii="MultipleSans Alt II" w:hAnsi="MultipleSans Alt II" w:hint="default"/>
        <w:color w:val="ED7D31" w:themeColor="accent2"/>
      </w:rPr>
    </w:lvl>
    <w:lvl w:ilvl="2">
      <w:start w:val="1"/>
      <w:numFmt w:val="bullet"/>
      <w:lvlText w:val="•"/>
      <w:lvlJc w:val="left"/>
      <w:pPr>
        <w:ind w:left="1360" w:hanging="340"/>
      </w:pPr>
      <w:rPr>
        <w:rFonts w:ascii="MultipleSans Alt II" w:hAnsi="MultipleSans Alt II" w:hint="default"/>
        <w:color w:val="ED7D31" w:themeColor="accent2"/>
      </w:rPr>
    </w:lvl>
    <w:lvl w:ilvl="3">
      <w:start w:val="1"/>
      <w:numFmt w:val="bullet"/>
      <w:lvlText w:val="•"/>
      <w:lvlJc w:val="left"/>
      <w:pPr>
        <w:ind w:left="1700" w:hanging="340"/>
      </w:pPr>
      <w:rPr>
        <w:rFonts w:ascii="MultipleSans Alt II" w:hAnsi="MultipleSans Alt II" w:hint="default"/>
        <w:color w:val="ED7D31" w:themeColor="accent2"/>
      </w:rPr>
    </w:lvl>
    <w:lvl w:ilvl="4">
      <w:start w:val="1"/>
      <w:numFmt w:val="bullet"/>
      <w:lvlText w:val="•"/>
      <w:lvlJc w:val="left"/>
      <w:pPr>
        <w:ind w:left="2040" w:hanging="340"/>
      </w:pPr>
      <w:rPr>
        <w:rFonts w:ascii="MultipleSans Alt II" w:hAnsi="MultipleSans Alt II" w:hint="default"/>
        <w:color w:val="ED7D31" w:themeColor="accent2"/>
      </w:rPr>
    </w:lvl>
    <w:lvl w:ilvl="5">
      <w:start w:val="1"/>
      <w:numFmt w:val="bullet"/>
      <w:lvlText w:val="•"/>
      <w:lvlJc w:val="left"/>
      <w:pPr>
        <w:ind w:left="2380" w:hanging="340"/>
      </w:pPr>
      <w:rPr>
        <w:rFonts w:ascii="MultipleSans Alt II" w:hAnsi="MultipleSans Alt II" w:hint="default"/>
        <w:color w:val="ED7D31" w:themeColor="accent2"/>
      </w:rPr>
    </w:lvl>
    <w:lvl w:ilvl="6">
      <w:start w:val="1"/>
      <w:numFmt w:val="bullet"/>
      <w:lvlText w:val="•"/>
      <w:lvlJc w:val="left"/>
      <w:pPr>
        <w:ind w:left="2720" w:hanging="340"/>
      </w:pPr>
      <w:rPr>
        <w:rFonts w:ascii="MultipleSans Alt II" w:hAnsi="MultipleSans Alt II" w:hint="default"/>
        <w:color w:val="ED7D31" w:themeColor="accent2"/>
      </w:rPr>
    </w:lvl>
    <w:lvl w:ilvl="7">
      <w:start w:val="1"/>
      <w:numFmt w:val="bullet"/>
      <w:lvlText w:val="•"/>
      <w:lvlJc w:val="left"/>
      <w:pPr>
        <w:ind w:left="3060" w:hanging="340"/>
      </w:pPr>
      <w:rPr>
        <w:rFonts w:ascii="MultipleSans Alt II" w:hAnsi="MultipleSans Alt II" w:hint="default"/>
        <w:color w:val="ED7D31" w:themeColor="accent2"/>
      </w:rPr>
    </w:lvl>
    <w:lvl w:ilvl="8">
      <w:start w:val="1"/>
      <w:numFmt w:val="bullet"/>
      <w:lvlText w:val="•"/>
      <w:lvlJc w:val="left"/>
      <w:pPr>
        <w:ind w:left="3400" w:hanging="340"/>
      </w:pPr>
      <w:rPr>
        <w:rFonts w:ascii="MultipleSans Alt II" w:hAnsi="MultipleSans Alt II" w:hint="default"/>
        <w:color w:val="ED7D31" w:themeColor="accent2"/>
      </w:rPr>
    </w:lvl>
  </w:abstractNum>
  <w:abstractNum w:abstractNumId="8" w15:restartNumberingAfterBreak="0">
    <w:nsid w:val="39F664E5"/>
    <w:multiLevelType w:val="multilevel"/>
    <w:tmpl w:val="FA66B6BE"/>
    <w:lvl w:ilvl="0">
      <w:start w:val="1"/>
      <w:numFmt w:val="decimal"/>
      <w:pStyle w:val="Kop1"/>
      <w:lvlText w:val="%1"/>
      <w:lvlJc w:val="left"/>
      <w:pPr>
        <w:ind w:left="851" w:hanging="851"/>
      </w:pPr>
      <w:rPr>
        <w:rFonts w:ascii="Arial" w:hAnsi="Arial" w:hint="default"/>
        <w:b w:val="0"/>
        <w:i w:val="0"/>
        <w:sz w:val="24"/>
      </w:rPr>
    </w:lvl>
    <w:lvl w:ilvl="1">
      <w:start w:val="1"/>
      <w:numFmt w:val="decimal"/>
      <w:pStyle w:val="Kop2"/>
      <w:lvlText w:val="%1.%2"/>
      <w:lvlJc w:val="left"/>
      <w:pPr>
        <w:ind w:left="851" w:hanging="851"/>
      </w:pPr>
      <w:rPr>
        <w:rFonts w:hint="default"/>
      </w:rPr>
    </w:lvl>
    <w:lvl w:ilvl="2">
      <w:start w:val="1"/>
      <w:numFmt w:val="decimal"/>
      <w:pStyle w:val="Kop3"/>
      <w:lvlText w:val="%1.%2.%3"/>
      <w:lvlJc w:val="left"/>
      <w:pPr>
        <w:ind w:left="851" w:hanging="851"/>
      </w:pPr>
      <w:rPr>
        <w:rFonts w:hint="default"/>
      </w:rPr>
    </w:lvl>
    <w:lvl w:ilvl="3">
      <w:start w:val="1"/>
      <w:numFmt w:val="decimal"/>
      <w:lvlText w:val="%1.%2.%3.%4"/>
      <w:lvlJc w:val="left"/>
      <w:pPr>
        <w:ind w:left="851" w:hanging="851"/>
      </w:pPr>
      <w:rPr>
        <w:rFonts w:ascii="Arial" w:hAnsi="Arial" w:hint="default"/>
        <w:b/>
        <w:i w:val="0"/>
        <w:sz w:val="18"/>
      </w:rPr>
    </w:lvl>
    <w:lvl w:ilvl="4">
      <w:start w:val="1"/>
      <w:numFmt w:val="decimal"/>
      <w:pStyle w:val="Kop5"/>
      <w:lvlText w:val="%1.%2.%3.%4.%5"/>
      <w:lvlJc w:val="left"/>
      <w:pPr>
        <w:ind w:left="851" w:hanging="851"/>
      </w:pPr>
      <w:rPr>
        <w:rFonts w:hint="default"/>
      </w:rPr>
    </w:lvl>
    <w:lvl w:ilvl="5">
      <w:start w:val="1"/>
      <w:numFmt w:val="decimal"/>
      <w:pStyle w:val="Kop6"/>
      <w:lvlText w:val="%1.%2.%3.%4.%5.%6"/>
      <w:lvlJc w:val="left"/>
      <w:pPr>
        <w:ind w:left="851" w:hanging="851"/>
      </w:pPr>
      <w:rPr>
        <w:rFonts w:hint="default"/>
      </w:rPr>
    </w:lvl>
    <w:lvl w:ilvl="6">
      <w:start w:val="1"/>
      <w:numFmt w:val="decimal"/>
      <w:pStyle w:val="Kop7"/>
      <w:lvlText w:val="%1.%2.%3.%4.%5.%6.%7"/>
      <w:lvlJc w:val="left"/>
      <w:pPr>
        <w:ind w:left="851" w:hanging="851"/>
      </w:pPr>
      <w:rPr>
        <w:rFonts w:hint="default"/>
      </w:rPr>
    </w:lvl>
    <w:lvl w:ilvl="7">
      <w:start w:val="1"/>
      <w:numFmt w:val="decimal"/>
      <w:pStyle w:val="Kop8"/>
      <w:lvlText w:val="%1.%2.%3.%4.%5.%6.%7.%8"/>
      <w:lvlJc w:val="left"/>
      <w:pPr>
        <w:ind w:left="851" w:hanging="851"/>
      </w:pPr>
      <w:rPr>
        <w:rFonts w:hint="default"/>
      </w:rPr>
    </w:lvl>
    <w:lvl w:ilvl="8">
      <w:start w:val="1"/>
      <w:numFmt w:val="decimal"/>
      <w:pStyle w:val="Kop9"/>
      <w:lvlText w:val="%1.%2.%3.%4.%5.%6.%7.%8.%9"/>
      <w:lvlJc w:val="left"/>
      <w:pPr>
        <w:ind w:left="851" w:hanging="851"/>
      </w:pPr>
      <w:rPr>
        <w:rFonts w:hint="default"/>
      </w:rPr>
    </w:lvl>
  </w:abstractNum>
  <w:abstractNum w:abstractNumId="9" w15:restartNumberingAfterBreak="0">
    <w:nsid w:val="3AAF055E"/>
    <w:multiLevelType w:val="hybridMultilevel"/>
    <w:tmpl w:val="A7643C22"/>
    <w:lvl w:ilvl="0" w:tplc="12AA6EF2">
      <w:start w:val="1"/>
      <w:numFmt w:val="decimal"/>
      <w:lvlText w:val="%1"/>
      <w:lvlJc w:val="left"/>
      <w:pPr>
        <w:ind w:left="1215" w:hanging="855"/>
      </w:pPr>
      <w:rPr>
        <w:rFonts w:hint="default"/>
      </w:rPr>
    </w:lvl>
    <w:lvl w:ilvl="1" w:tplc="B97EA8AE" w:tentative="1">
      <w:start w:val="1"/>
      <w:numFmt w:val="lowerLetter"/>
      <w:lvlText w:val="%2."/>
      <w:lvlJc w:val="left"/>
      <w:pPr>
        <w:ind w:left="1440" w:hanging="360"/>
      </w:pPr>
    </w:lvl>
    <w:lvl w:ilvl="2" w:tplc="A2C25AF0" w:tentative="1">
      <w:start w:val="1"/>
      <w:numFmt w:val="lowerRoman"/>
      <w:lvlText w:val="%3."/>
      <w:lvlJc w:val="right"/>
      <w:pPr>
        <w:ind w:left="2160" w:hanging="180"/>
      </w:pPr>
    </w:lvl>
    <w:lvl w:ilvl="3" w:tplc="33349CB2" w:tentative="1">
      <w:start w:val="1"/>
      <w:numFmt w:val="decimal"/>
      <w:lvlText w:val="%4."/>
      <w:lvlJc w:val="left"/>
      <w:pPr>
        <w:ind w:left="2880" w:hanging="360"/>
      </w:pPr>
    </w:lvl>
    <w:lvl w:ilvl="4" w:tplc="ED3A5E2A" w:tentative="1">
      <w:start w:val="1"/>
      <w:numFmt w:val="lowerLetter"/>
      <w:lvlText w:val="%5."/>
      <w:lvlJc w:val="left"/>
      <w:pPr>
        <w:ind w:left="3600" w:hanging="360"/>
      </w:pPr>
    </w:lvl>
    <w:lvl w:ilvl="5" w:tplc="066A6548" w:tentative="1">
      <w:start w:val="1"/>
      <w:numFmt w:val="lowerRoman"/>
      <w:lvlText w:val="%6."/>
      <w:lvlJc w:val="right"/>
      <w:pPr>
        <w:ind w:left="4320" w:hanging="180"/>
      </w:pPr>
    </w:lvl>
    <w:lvl w:ilvl="6" w:tplc="103884D6" w:tentative="1">
      <w:start w:val="1"/>
      <w:numFmt w:val="decimal"/>
      <w:lvlText w:val="%7."/>
      <w:lvlJc w:val="left"/>
      <w:pPr>
        <w:ind w:left="5040" w:hanging="360"/>
      </w:pPr>
    </w:lvl>
    <w:lvl w:ilvl="7" w:tplc="7FCE91D4" w:tentative="1">
      <w:start w:val="1"/>
      <w:numFmt w:val="lowerLetter"/>
      <w:lvlText w:val="%8."/>
      <w:lvlJc w:val="left"/>
      <w:pPr>
        <w:ind w:left="5760" w:hanging="360"/>
      </w:pPr>
    </w:lvl>
    <w:lvl w:ilvl="8" w:tplc="0A802144" w:tentative="1">
      <w:start w:val="1"/>
      <w:numFmt w:val="lowerRoman"/>
      <w:lvlText w:val="%9."/>
      <w:lvlJc w:val="right"/>
      <w:pPr>
        <w:ind w:left="6480" w:hanging="180"/>
      </w:pPr>
    </w:lvl>
  </w:abstractNum>
  <w:abstractNum w:abstractNumId="10" w15:restartNumberingAfterBreak="0">
    <w:nsid w:val="403447EF"/>
    <w:multiLevelType w:val="hybridMultilevel"/>
    <w:tmpl w:val="D6ACFEF4"/>
    <w:lvl w:ilvl="0" w:tplc="05E8156C">
      <w:numFmt w:val="bullet"/>
      <w:lvlText w:val="-"/>
      <w:lvlJc w:val="left"/>
      <w:pPr>
        <w:ind w:left="1440" w:hanging="360"/>
      </w:pPr>
      <w:rPr>
        <w:rFonts w:ascii="Georgia" w:eastAsia="Times New Roman" w:hAnsi="Georgia" w:cs="Arial" w:hint="default"/>
      </w:rPr>
    </w:lvl>
    <w:lvl w:ilvl="1" w:tplc="3F167E4C" w:tentative="1">
      <w:start w:val="1"/>
      <w:numFmt w:val="bullet"/>
      <w:lvlText w:val="o"/>
      <w:lvlJc w:val="left"/>
      <w:pPr>
        <w:ind w:left="2160" w:hanging="360"/>
      </w:pPr>
      <w:rPr>
        <w:rFonts w:ascii="Courier New" w:hAnsi="Courier New" w:cs="Courier New" w:hint="default"/>
      </w:rPr>
    </w:lvl>
    <w:lvl w:ilvl="2" w:tplc="C9A0A34E" w:tentative="1">
      <w:start w:val="1"/>
      <w:numFmt w:val="bullet"/>
      <w:lvlText w:val=""/>
      <w:lvlJc w:val="left"/>
      <w:pPr>
        <w:ind w:left="2880" w:hanging="360"/>
      </w:pPr>
      <w:rPr>
        <w:rFonts w:ascii="Wingdings" w:hAnsi="Wingdings" w:hint="default"/>
      </w:rPr>
    </w:lvl>
    <w:lvl w:ilvl="3" w:tplc="90EC2644" w:tentative="1">
      <w:start w:val="1"/>
      <w:numFmt w:val="bullet"/>
      <w:lvlText w:val=""/>
      <w:lvlJc w:val="left"/>
      <w:pPr>
        <w:ind w:left="3600" w:hanging="360"/>
      </w:pPr>
      <w:rPr>
        <w:rFonts w:ascii="Symbol" w:hAnsi="Symbol" w:hint="default"/>
      </w:rPr>
    </w:lvl>
    <w:lvl w:ilvl="4" w:tplc="6AF00620" w:tentative="1">
      <w:start w:val="1"/>
      <w:numFmt w:val="bullet"/>
      <w:lvlText w:val="o"/>
      <w:lvlJc w:val="left"/>
      <w:pPr>
        <w:ind w:left="4320" w:hanging="360"/>
      </w:pPr>
      <w:rPr>
        <w:rFonts w:ascii="Courier New" w:hAnsi="Courier New" w:cs="Courier New" w:hint="default"/>
      </w:rPr>
    </w:lvl>
    <w:lvl w:ilvl="5" w:tplc="41FA67CA" w:tentative="1">
      <w:start w:val="1"/>
      <w:numFmt w:val="bullet"/>
      <w:lvlText w:val=""/>
      <w:lvlJc w:val="left"/>
      <w:pPr>
        <w:ind w:left="5040" w:hanging="360"/>
      </w:pPr>
      <w:rPr>
        <w:rFonts w:ascii="Wingdings" w:hAnsi="Wingdings" w:hint="default"/>
      </w:rPr>
    </w:lvl>
    <w:lvl w:ilvl="6" w:tplc="213E92C8" w:tentative="1">
      <w:start w:val="1"/>
      <w:numFmt w:val="bullet"/>
      <w:lvlText w:val=""/>
      <w:lvlJc w:val="left"/>
      <w:pPr>
        <w:ind w:left="5760" w:hanging="360"/>
      </w:pPr>
      <w:rPr>
        <w:rFonts w:ascii="Symbol" w:hAnsi="Symbol" w:hint="default"/>
      </w:rPr>
    </w:lvl>
    <w:lvl w:ilvl="7" w:tplc="89644842" w:tentative="1">
      <w:start w:val="1"/>
      <w:numFmt w:val="bullet"/>
      <w:lvlText w:val="o"/>
      <w:lvlJc w:val="left"/>
      <w:pPr>
        <w:ind w:left="6480" w:hanging="360"/>
      </w:pPr>
      <w:rPr>
        <w:rFonts w:ascii="Courier New" w:hAnsi="Courier New" w:cs="Courier New" w:hint="default"/>
      </w:rPr>
    </w:lvl>
    <w:lvl w:ilvl="8" w:tplc="759EC8AC" w:tentative="1">
      <w:start w:val="1"/>
      <w:numFmt w:val="bullet"/>
      <w:lvlText w:val=""/>
      <w:lvlJc w:val="left"/>
      <w:pPr>
        <w:ind w:left="7200" w:hanging="360"/>
      </w:pPr>
      <w:rPr>
        <w:rFonts w:ascii="Wingdings" w:hAnsi="Wingdings" w:hint="default"/>
      </w:rPr>
    </w:lvl>
  </w:abstractNum>
  <w:abstractNum w:abstractNumId="11" w15:restartNumberingAfterBreak="0">
    <w:nsid w:val="407919D8"/>
    <w:multiLevelType w:val="hybridMultilevel"/>
    <w:tmpl w:val="5008B37E"/>
    <w:lvl w:ilvl="0" w:tplc="1ADA69A8">
      <w:start w:val="1"/>
      <w:numFmt w:val="bullet"/>
      <w:lvlText w:val=""/>
      <w:lvlJc w:val="left"/>
      <w:pPr>
        <w:ind w:left="284" w:hanging="284"/>
      </w:pPr>
      <w:rPr>
        <w:rFonts w:ascii="Symbol" w:hAnsi="Symbol" w:hint="default"/>
      </w:rPr>
    </w:lvl>
    <w:lvl w:ilvl="1" w:tplc="EF2AC728" w:tentative="1">
      <w:start w:val="1"/>
      <w:numFmt w:val="bullet"/>
      <w:lvlText w:val="o"/>
      <w:lvlJc w:val="left"/>
      <w:pPr>
        <w:ind w:left="1440" w:hanging="360"/>
      </w:pPr>
      <w:rPr>
        <w:rFonts w:ascii="Courier New" w:hAnsi="Courier New" w:cs="Courier New" w:hint="default"/>
      </w:rPr>
    </w:lvl>
    <w:lvl w:ilvl="2" w:tplc="DDEC4D5C" w:tentative="1">
      <w:start w:val="1"/>
      <w:numFmt w:val="bullet"/>
      <w:lvlText w:val=""/>
      <w:lvlJc w:val="left"/>
      <w:pPr>
        <w:ind w:left="2160" w:hanging="360"/>
      </w:pPr>
      <w:rPr>
        <w:rFonts w:ascii="Wingdings" w:hAnsi="Wingdings" w:hint="default"/>
      </w:rPr>
    </w:lvl>
    <w:lvl w:ilvl="3" w:tplc="5BCC104C" w:tentative="1">
      <w:start w:val="1"/>
      <w:numFmt w:val="bullet"/>
      <w:lvlText w:val=""/>
      <w:lvlJc w:val="left"/>
      <w:pPr>
        <w:ind w:left="2880" w:hanging="360"/>
      </w:pPr>
      <w:rPr>
        <w:rFonts w:ascii="Symbol" w:hAnsi="Symbol" w:hint="default"/>
      </w:rPr>
    </w:lvl>
    <w:lvl w:ilvl="4" w:tplc="71DA4AE2" w:tentative="1">
      <w:start w:val="1"/>
      <w:numFmt w:val="bullet"/>
      <w:lvlText w:val="o"/>
      <w:lvlJc w:val="left"/>
      <w:pPr>
        <w:ind w:left="3600" w:hanging="360"/>
      </w:pPr>
      <w:rPr>
        <w:rFonts w:ascii="Courier New" w:hAnsi="Courier New" w:cs="Courier New" w:hint="default"/>
      </w:rPr>
    </w:lvl>
    <w:lvl w:ilvl="5" w:tplc="33083122" w:tentative="1">
      <w:start w:val="1"/>
      <w:numFmt w:val="bullet"/>
      <w:lvlText w:val=""/>
      <w:lvlJc w:val="left"/>
      <w:pPr>
        <w:ind w:left="4320" w:hanging="360"/>
      </w:pPr>
      <w:rPr>
        <w:rFonts w:ascii="Wingdings" w:hAnsi="Wingdings" w:hint="default"/>
      </w:rPr>
    </w:lvl>
    <w:lvl w:ilvl="6" w:tplc="6BDEA8E8" w:tentative="1">
      <w:start w:val="1"/>
      <w:numFmt w:val="bullet"/>
      <w:lvlText w:val=""/>
      <w:lvlJc w:val="left"/>
      <w:pPr>
        <w:ind w:left="5040" w:hanging="360"/>
      </w:pPr>
      <w:rPr>
        <w:rFonts w:ascii="Symbol" w:hAnsi="Symbol" w:hint="default"/>
      </w:rPr>
    </w:lvl>
    <w:lvl w:ilvl="7" w:tplc="6EBA6CCA" w:tentative="1">
      <w:start w:val="1"/>
      <w:numFmt w:val="bullet"/>
      <w:lvlText w:val="o"/>
      <w:lvlJc w:val="left"/>
      <w:pPr>
        <w:ind w:left="5760" w:hanging="360"/>
      </w:pPr>
      <w:rPr>
        <w:rFonts w:ascii="Courier New" w:hAnsi="Courier New" w:cs="Courier New" w:hint="default"/>
      </w:rPr>
    </w:lvl>
    <w:lvl w:ilvl="8" w:tplc="1D222C1A" w:tentative="1">
      <w:start w:val="1"/>
      <w:numFmt w:val="bullet"/>
      <w:lvlText w:val=""/>
      <w:lvlJc w:val="left"/>
      <w:pPr>
        <w:ind w:left="6480" w:hanging="360"/>
      </w:pPr>
      <w:rPr>
        <w:rFonts w:ascii="Wingdings" w:hAnsi="Wingdings" w:hint="default"/>
      </w:rPr>
    </w:lvl>
  </w:abstractNum>
  <w:abstractNum w:abstractNumId="12" w15:restartNumberingAfterBreak="0">
    <w:nsid w:val="459355A1"/>
    <w:multiLevelType w:val="hybridMultilevel"/>
    <w:tmpl w:val="45B46152"/>
    <w:lvl w:ilvl="0" w:tplc="6736F5F4">
      <w:numFmt w:val="bullet"/>
      <w:lvlText w:val="-"/>
      <w:lvlJc w:val="left"/>
      <w:pPr>
        <w:ind w:left="720" w:hanging="360"/>
      </w:pPr>
      <w:rPr>
        <w:rFonts w:ascii="MultipleSans Alt II" w:eastAsiaTheme="minorHAnsi" w:hAnsi="MultipleSans Alt I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5532D7"/>
    <w:multiLevelType w:val="multilevel"/>
    <w:tmpl w:val="16A2837C"/>
    <w:numStyleLink w:val="LijstalineaTrefoilHydrology"/>
  </w:abstractNum>
  <w:abstractNum w:abstractNumId="14" w15:restartNumberingAfterBreak="0">
    <w:nsid w:val="65E557F7"/>
    <w:multiLevelType w:val="hybridMultilevel"/>
    <w:tmpl w:val="45728422"/>
    <w:lvl w:ilvl="0" w:tplc="601EE3D4">
      <w:start w:val="1"/>
      <w:numFmt w:val="bullet"/>
      <w:pStyle w:val="LijstBullits"/>
      <w:lvlText w:val=""/>
      <w:lvlJc w:val="left"/>
      <w:pPr>
        <w:ind w:left="284" w:hanging="284"/>
      </w:pPr>
      <w:rPr>
        <w:rFonts w:ascii="Symbol" w:hAnsi="Symbol" w:hint="default"/>
      </w:rPr>
    </w:lvl>
    <w:lvl w:ilvl="1" w:tplc="02501960" w:tentative="1">
      <w:start w:val="1"/>
      <w:numFmt w:val="bullet"/>
      <w:lvlText w:val="o"/>
      <w:lvlJc w:val="left"/>
      <w:pPr>
        <w:ind w:left="2160" w:hanging="360"/>
      </w:pPr>
      <w:rPr>
        <w:rFonts w:ascii="Courier New" w:hAnsi="Courier New" w:cs="Courier New" w:hint="default"/>
      </w:rPr>
    </w:lvl>
    <w:lvl w:ilvl="2" w:tplc="FE64E38C" w:tentative="1">
      <w:start w:val="1"/>
      <w:numFmt w:val="bullet"/>
      <w:lvlText w:val=""/>
      <w:lvlJc w:val="left"/>
      <w:pPr>
        <w:ind w:left="2880" w:hanging="360"/>
      </w:pPr>
      <w:rPr>
        <w:rFonts w:ascii="Wingdings" w:hAnsi="Wingdings" w:hint="default"/>
      </w:rPr>
    </w:lvl>
    <w:lvl w:ilvl="3" w:tplc="04464C26" w:tentative="1">
      <w:start w:val="1"/>
      <w:numFmt w:val="bullet"/>
      <w:lvlText w:val=""/>
      <w:lvlJc w:val="left"/>
      <w:pPr>
        <w:ind w:left="3600" w:hanging="360"/>
      </w:pPr>
      <w:rPr>
        <w:rFonts w:ascii="Symbol" w:hAnsi="Symbol" w:hint="default"/>
      </w:rPr>
    </w:lvl>
    <w:lvl w:ilvl="4" w:tplc="DE54C622" w:tentative="1">
      <w:start w:val="1"/>
      <w:numFmt w:val="bullet"/>
      <w:lvlText w:val="o"/>
      <w:lvlJc w:val="left"/>
      <w:pPr>
        <w:ind w:left="4320" w:hanging="360"/>
      </w:pPr>
      <w:rPr>
        <w:rFonts w:ascii="Courier New" w:hAnsi="Courier New" w:cs="Courier New" w:hint="default"/>
      </w:rPr>
    </w:lvl>
    <w:lvl w:ilvl="5" w:tplc="8B6876CA" w:tentative="1">
      <w:start w:val="1"/>
      <w:numFmt w:val="bullet"/>
      <w:lvlText w:val=""/>
      <w:lvlJc w:val="left"/>
      <w:pPr>
        <w:ind w:left="5040" w:hanging="360"/>
      </w:pPr>
      <w:rPr>
        <w:rFonts w:ascii="Wingdings" w:hAnsi="Wingdings" w:hint="default"/>
      </w:rPr>
    </w:lvl>
    <w:lvl w:ilvl="6" w:tplc="B6CC5CBC" w:tentative="1">
      <w:start w:val="1"/>
      <w:numFmt w:val="bullet"/>
      <w:lvlText w:val=""/>
      <w:lvlJc w:val="left"/>
      <w:pPr>
        <w:ind w:left="5760" w:hanging="360"/>
      </w:pPr>
      <w:rPr>
        <w:rFonts w:ascii="Symbol" w:hAnsi="Symbol" w:hint="default"/>
      </w:rPr>
    </w:lvl>
    <w:lvl w:ilvl="7" w:tplc="141853A6" w:tentative="1">
      <w:start w:val="1"/>
      <w:numFmt w:val="bullet"/>
      <w:lvlText w:val="o"/>
      <w:lvlJc w:val="left"/>
      <w:pPr>
        <w:ind w:left="6480" w:hanging="360"/>
      </w:pPr>
      <w:rPr>
        <w:rFonts w:ascii="Courier New" w:hAnsi="Courier New" w:cs="Courier New" w:hint="default"/>
      </w:rPr>
    </w:lvl>
    <w:lvl w:ilvl="8" w:tplc="679E999C" w:tentative="1">
      <w:start w:val="1"/>
      <w:numFmt w:val="bullet"/>
      <w:lvlText w:val=""/>
      <w:lvlJc w:val="left"/>
      <w:pPr>
        <w:ind w:left="7200" w:hanging="360"/>
      </w:pPr>
      <w:rPr>
        <w:rFonts w:ascii="Wingdings" w:hAnsi="Wingdings" w:hint="default"/>
      </w:rPr>
    </w:lvl>
  </w:abstractNum>
  <w:abstractNum w:abstractNumId="15" w15:restartNumberingAfterBreak="0">
    <w:nsid w:val="6E39459D"/>
    <w:multiLevelType w:val="hybridMultilevel"/>
    <w:tmpl w:val="D5F847F6"/>
    <w:lvl w:ilvl="0" w:tplc="D78243D6">
      <w:start w:val="1"/>
      <w:numFmt w:val="decimal"/>
      <w:lvlText w:val="%1."/>
      <w:lvlJc w:val="left"/>
      <w:pPr>
        <w:ind w:left="1211" w:hanging="360"/>
      </w:pPr>
      <w:rPr>
        <w:rFonts w:ascii="Arial" w:hAnsi="Arial" w:hint="default"/>
        <w:b w:val="0"/>
        <w:i w:val="0"/>
        <w:sz w:val="24"/>
      </w:rPr>
    </w:lvl>
    <w:lvl w:ilvl="1" w:tplc="D0BC6A82" w:tentative="1">
      <w:start w:val="1"/>
      <w:numFmt w:val="lowerLetter"/>
      <w:lvlText w:val="%2."/>
      <w:lvlJc w:val="left"/>
      <w:pPr>
        <w:ind w:left="1440" w:hanging="360"/>
      </w:pPr>
    </w:lvl>
    <w:lvl w:ilvl="2" w:tplc="8FC04B6C" w:tentative="1">
      <w:start w:val="1"/>
      <w:numFmt w:val="lowerRoman"/>
      <w:lvlText w:val="%3."/>
      <w:lvlJc w:val="right"/>
      <w:pPr>
        <w:ind w:left="2160" w:hanging="180"/>
      </w:pPr>
    </w:lvl>
    <w:lvl w:ilvl="3" w:tplc="04ACBD76" w:tentative="1">
      <w:start w:val="1"/>
      <w:numFmt w:val="decimal"/>
      <w:lvlText w:val="%4."/>
      <w:lvlJc w:val="left"/>
      <w:pPr>
        <w:ind w:left="2880" w:hanging="360"/>
      </w:pPr>
    </w:lvl>
    <w:lvl w:ilvl="4" w:tplc="0B6A4752" w:tentative="1">
      <w:start w:val="1"/>
      <w:numFmt w:val="lowerLetter"/>
      <w:lvlText w:val="%5."/>
      <w:lvlJc w:val="left"/>
      <w:pPr>
        <w:ind w:left="3600" w:hanging="360"/>
      </w:pPr>
    </w:lvl>
    <w:lvl w:ilvl="5" w:tplc="9D2C2C1E" w:tentative="1">
      <w:start w:val="1"/>
      <w:numFmt w:val="lowerRoman"/>
      <w:lvlText w:val="%6."/>
      <w:lvlJc w:val="right"/>
      <w:pPr>
        <w:ind w:left="4320" w:hanging="180"/>
      </w:pPr>
    </w:lvl>
    <w:lvl w:ilvl="6" w:tplc="08A29776" w:tentative="1">
      <w:start w:val="1"/>
      <w:numFmt w:val="decimal"/>
      <w:lvlText w:val="%7."/>
      <w:lvlJc w:val="left"/>
      <w:pPr>
        <w:ind w:left="5040" w:hanging="360"/>
      </w:pPr>
    </w:lvl>
    <w:lvl w:ilvl="7" w:tplc="2878C936" w:tentative="1">
      <w:start w:val="1"/>
      <w:numFmt w:val="lowerLetter"/>
      <w:lvlText w:val="%8."/>
      <w:lvlJc w:val="left"/>
      <w:pPr>
        <w:ind w:left="5760" w:hanging="360"/>
      </w:pPr>
    </w:lvl>
    <w:lvl w:ilvl="8" w:tplc="C3E6F6F6" w:tentative="1">
      <w:start w:val="1"/>
      <w:numFmt w:val="lowerRoman"/>
      <w:lvlText w:val="%9."/>
      <w:lvlJc w:val="right"/>
      <w:pPr>
        <w:ind w:left="6480" w:hanging="180"/>
      </w:pPr>
    </w:lvl>
  </w:abstractNum>
  <w:num w:numId="1" w16cid:durableId="1865513546">
    <w:abstractNumId w:val="9"/>
  </w:num>
  <w:num w:numId="2" w16cid:durableId="709571232">
    <w:abstractNumId w:val="3"/>
  </w:num>
  <w:num w:numId="3" w16cid:durableId="1085423320">
    <w:abstractNumId w:val="15"/>
  </w:num>
  <w:num w:numId="4" w16cid:durableId="578754153">
    <w:abstractNumId w:val="8"/>
  </w:num>
  <w:num w:numId="5" w16cid:durableId="1356997950">
    <w:abstractNumId w:val="0"/>
  </w:num>
  <w:num w:numId="6" w16cid:durableId="882911381">
    <w:abstractNumId w:val="14"/>
  </w:num>
  <w:num w:numId="7" w16cid:durableId="1189837776">
    <w:abstractNumId w:val="1"/>
  </w:num>
  <w:num w:numId="8" w16cid:durableId="1562325554">
    <w:abstractNumId w:val="10"/>
  </w:num>
  <w:num w:numId="9" w16cid:durableId="112140398">
    <w:abstractNumId w:val="5"/>
  </w:num>
  <w:num w:numId="10" w16cid:durableId="1786734694">
    <w:abstractNumId w:val="8"/>
  </w:num>
  <w:num w:numId="11" w16cid:durableId="380324506">
    <w:abstractNumId w:val="8"/>
  </w:num>
  <w:num w:numId="12" w16cid:durableId="975376107">
    <w:abstractNumId w:val="2"/>
  </w:num>
  <w:num w:numId="13" w16cid:durableId="850870832">
    <w:abstractNumId w:val="4"/>
  </w:num>
  <w:num w:numId="14" w16cid:durableId="1382023696">
    <w:abstractNumId w:val="11"/>
  </w:num>
  <w:num w:numId="15" w16cid:durableId="288099190">
    <w:abstractNumId w:val="6"/>
  </w:num>
  <w:num w:numId="16" w16cid:durableId="2040158872">
    <w:abstractNumId w:val="7"/>
  </w:num>
  <w:num w:numId="17" w16cid:durableId="933903426">
    <w:abstractNumId w:val="13"/>
  </w:num>
  <w:num w:numId="18" w16cid:durableId="181825677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gen van, Giel">
    <w15:presenceInfo w15:providerId="AD" w15:userId="S::g.van.bergen@gelderland.nl::5bdbf069-95a9-45a7-a18f-f81787929c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trackRevisions/>
  <w:defaultTabStop w:val="284"/>
  <w:hyphenationZone w:val="425"/>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7DD"/>
    <w:rsid w:val="0000086A"/>
    <w:rsid w:val="000021A5"/>
    <w:rsid w:val="00005504"/>
    <w:rsid w:val="00010E6E"/>
    <w:rsid w:val="0001305C"/>
    <w:rsid w:val="00015883"/>
    <w:rsid w:val="0001747A"/>
    <w:rsid w:val="00023A8E"/>
    <w:rsid w:val="00024C0D"/>
    <w:rsid w:val="00025DCC"/>
    <w:rsid w:val="00031A53"/>
    <w:rsid w:val="00033DA7"/>
    <w:rsid w:val="000359A4"/>
    <w:rsid w:val="000360FE"/>
    <w:rsid w:val="000421E4"/>
    <w:rsid w:val="00043EF6"/>
    <w:rsid w:val="00046BC6"/>
    <w:rsid w:val="00047E78"/>
    <w:rsid w:val="000509E3"/>
    <w:rsid w:val="00057E9F"/>
    <w:rsid w:val="00063C38"/>
    <w:rsid w:val="00064E9D"/>
    <w:rsid w:val="00071D31"/>
    <w:rsid w:val="00071F2E"/>
    <w:rsid w:val="00073E76"/>
    <w:rsid w:val="0007510D"/>
    <w:rsid w:val="00076BC5"/>
    <w:rsid w:val="00082CCB"/>
    <w:rsid w:val="00083869"/>
    <w:rsid w:val="00086261"/>
    <w:rsid w:val="0008692D"/>
    <w:rsid w:val="00087ED3"/>
    <w:rsid w:val="00091013"/>
    <w:rsid w:val="00093B43"/>
    <w:rsid w:val="00095D85"/>
    <w:rsid w:val="000A3D14"/>
    <w:rsid w:val="000A6322"/>
    <w:rsid w:val="000A662F"/>
    <w:rsid w:val="000A6D30"/>
    <w:rsid w:val="000B3E27"/>
    <w:rsid w:val="000B404E"/>
    <w:rsid w:val="000B68C8"/>
    <w:rsid w:val="000B6D3E"/>
    <w:rsid w:val="000B77E4"/>
    <w:rsid w:val="000C5F01"/>
    <w:rsid w:val="000C6225"/>
    <w:rsid w:val="000C7276"/>
    <w:rsid w:val="000D061C"/>
    <w:rsid w:val="000D2F85"/>
    <w:rsid w:val="000D5168"/>
    <w:rsid w:val="000D67DC"/>
    <w:rsid w:val="000D7A76"/>
    <w:rsid w:val="000E2614"/>
    <w:rsid w:val="000E57EB"/>
    <w:rsid w:val="000E7A4B"/>
    <w:rsid w:val="000F09D5"/>
    <w:rsid w:val="000F1F5F"/>
    <w:rsid w:val="000F2C0B"/>
    <w:rsid w:val="000F6C92"/>
    <w:rsid w:val="000F7226"/>
    <w:rsid w:val="00100CA9"/>
    <w:rsid w:val="00101DDB"/>
    <w:rsid w:val="00104943"/>
    <w:rsid w:val="00107674"/>
    <w:rsid w:val="00113D43"/>
    <w:rsid w:val="00114530"/>
    <w:rsid w:val="00117CE8"/>
    <w:rsid w:val="00127745"/>
    <w:rsid w:val="00127E3F"/>
    <w:rsid w:val="0013337F"/>
    <w:rsid w:val="001334DE"/>
    <w:rsid w:val="0013481E"/>
    <w:rsid w:val="00134D5E"/>
    <w:rsid w:val="00136598"/>
    <w:rsid w:val="001368B7"/>
    <w:rsid w:val="00137F37"/>
    <w:rsid w:val="0014030F"/>
    <w:rsid w:val="00142838"/>
    <w:rsid w:val="00143BE0"/>
    <w:rsid w:val="001446F6"/>
    <w:rsid w:val="00144848"/>
    <w:rsid w:val="001466E4"/>
    <w:rsid w:val="0015573B"/>
    <w:rsid w:val="00161840"/>
    <w:rsid w:val="00161BD8"/>
    <w:rsid w:val="00167F2A"/>
    <w:rsid w:val="00171E94"/>
    <w:rsid w:val="0017548B"/>
    <w:rsid w:val="00183B41"/>
    <w:rsid w:val="00184DEF"/>
    <w:rsid w:val="00186C4A"/>
    <w:rsid w:val="00187E2B"/>
    <w:rsid w:val="001900CE"/>
    <w:rsid w:val="001940CD"/>
    <w:rsid w:val="00196149"/>
    <w:rsid w:val="001A2B88"/>
    <w:rsid w:val="001A4FBF"/>
    <w:rsid w:val="001A5725"/>
    <w:rsid w:val="001A6ECB"/>
    <w:rsid w:val="001A6F97"/>
    <w:rsid w:val="001A718A"/>
    <w:rsid w:val="001A7CF0"/>
    <w:rsid w:val="001B0506"/>
    <w:rsid w:val="001B0534"/>
    <w:rsid w:val="001B33CF"/>
    <w:rsid w:val="001B363F"/>
    <w:rsid w:val="001B37B7"/>
    <w:rsid w:val="001B5D4D"/>
    <w:rsid w:val="001B5E52"/>
    <w:rsid w:val="001B6600"/>
    <w:rsid w:val="001B7D32"/>
    <w:rsid w:val="001C3029"/>
    <w:rsid w:val="001C61B4"/>
    <w:rsid w:val="001C752E"/>
    <w:rsid w:val="001C7F0B"/>
    <w:rsid w:val="001D060B"/>
    <w:rsid w:val="001D3A88"/>
    <w:rsid w:val="001D45C5"/>
    <w:rsid w:val="001D515F"/>
    <w:rsid w:val="001E23DD"/>
    <w:rsid w:val="001E28CF"/>
    <w:rsid w:val="001E2BFD"/>
    <w:rsid w:val="001E34B8"/>
    <w:rsid w:val="001E474B"/>
    <w:rsid w:val="001E50E2"/>
    <w:rsid w:val="001E5F2B"/>
    <w:rsid w:val="001E7734"/>
    <w:rsid w:val="001E774A"/>
    <w:rsid w:val="001F13F9"/>
    <w:rsid w:val="001F1AD3"/>
    <w:rsid w:val="001F2127"/>
    <w:rsid w:val="001F2632"/>
    <w:rsid w:val="001F3CBF"/>
    <w:rsid w:val="001F66F1"/>
    <w:rsid w:val="00201841"/>
    <w:rsid w:val="00201E6C"/>
    <w:rsid w:val="00204FBC"/>
    <w:rsid w:val="002056EF"/>
    <w:rsid w:val="00205FC4"/>
    <w:rsid w:val="0021041F"/>
    <w:rsid w:val="00210A84"/>
    <w:rsid w:val="00210A90"/>
    <w:rsid w:val="00210CF1"/>
    <w:rsid w:val="0021190F"/>
    <w:rsid w:val="00211BF2"/>
    <w:rsid w:val="00211ED5"/>
    <w:rsid w:val="00214497"/>
    <w:rsid w:val="00217C6C"/>
    <w:rsid w:val="00220405"/>
    <w:rsid w:val="00222DEA"/>
    <w:rsid w:val="00223514"/>
    <w:rsid w:val="00230BF5"/>
    <w:rsid w:val="00231A45"/>
    <w:rsid w:val="00232794"/>
    <w:rsid w:val="00232C18"/>
    <w:rsid w:val="00235953"/>
    <w:rsid w:val="00235A02"/>
    <w:rsid w:val="00242549"/>
    <w:rsid w:val="00243542"/>
    <w:rsid w:val="00246F16"/>
    <w:rsid w:val="0025227F"/>
    <w:rsid w:val="00252B2A"/>
    <w:rsid w:val="00255A5D"/>
    <w:rsid w:val="00255E74"/>
    <w:rsid w:val="00256920"/>
    <w:rsid w:val="00266A00"/>
    <w:rsid w:val="00267B6F"/>
    <w:rsid w:val="00271527"/>
    <w:rsid w:val="002715A8"/>
    <w:rsid w:val="00274134"/>
    <w:rsid w:val="00274F5A"/>
    <w:rsid w:val="002774A4"/>
    <w:rsid w:val="00282466"/>
    <w:rsid w:val="002853ED"/>
    <w:rsid w:val="00294401"/>
    <w:rsid w:val="002948B8"/>
    <w:rsid w:val="002974E6"/>
    <w:rsid w:val="002A695E"/>
    <w:rsid w:val="002B29A2"/>
    <w:rsid w:val="002B5E93"/>
    <w:rsid w:val="002B6AE2"/>
    <w:rsid w:val="002B6C0B"/>
    <w:rsid w:val="002B7F77"/>
    <w:rsid w:val="002C2F62"/>
    <w:rsid w:val="002C5044"/>
    <w:rsid w:val="002C6671"/>
    <w:rsid w:val="002C7140"/>
    <w:rsid w:val="002D038D"/>
    <w:rsid w:val="002D05F6"/>
    <w:rsid w:val="002D2665"/>
    <w:rsid w:val="002D32E4"/>
    <w:rsid w:val="002D4E44"/>
    <w:rsid w:val="002D7A64"/>
    <w:rsid w:val="002D7DA9"/>
    <w:rsid w:val="002D7E5A"/>
    <w:rsid w:val="002E0053"/>
    <w:rsid w:val="002E0AAE"/>
    <w:rsid w:val="002E4084"/>
    <w:rsid w:val="002F0C6B"/>
    <w:rsid w:val="002F49DA"/>
    <w:rsid w:val="002F6772"/>
    <w:rsid w:val="002F6F46"/>
    <w:rsid w:val="002F7D5E"/>
    <w:rsid w:val="00303977"/>
    <w:rsid w:val="00303B7C"/>
    <w:rsid w:val="00303C7F"/>
    <w:rsid w:val="00305445"/>
    <w:rsid w:val="00307962"/>
    <w:rsid w:val="00311EF1"/>
    <w:rsid w:val="003136ED"/>
    <w:rsid w:val="003137E4"/>
    <w:rsid w:val="00316633"/>
    <w:rsid w:val="00317D64"/>
    <w:rsid w:val="00320087"/>
    <w:rsid w:val="00320968"/>
    <w:rsid w:val="00320D3F"/>
    <w:rsid w:val="0032227D"/>
    <w:rsid w:val="003258B5"/>
    <w:rsid w:val="00327E00"/>
    <w:rsid w:val="00331A62"/>
    <w:rsid w:val="00331E90"/>
    <w:rsid w:val="00332D7F"/>
    <w:rsid w:val="00333003"/>
    <w:rsid w:val="00335810"/>
    <w:rsid w:val="00341EC4"/>
    <w:rsid w:val="003446A1"/>
    <w:rsid w:val="003451F6"/>
    <w:rsid w:val="003467AB"/>
    <w:rsid w:val="003479D2"/>
    <w:rsid w:val="00350E30"/>
    <w:rsid w:val="003536E6"/>
    <w:rsid w:val="00353F52"/>
    <w:rsid w:val="00357753"/>
    <w:rsid w:val="00367159"/>
    <w:rsid w:val="00374245"/>
    <w:rsid w:val="00374965"/>
    <w:rsid w:val="00376A2D"/>
    <w:rsid w:val="0038070B"/>
    <w:rsid w:val="00380F20"/>
    <w:rsid w:val="00381EB1"/>
    <w:rsid w:val="00386FE9"/>
    <w:rsid w:val="00390C91"/>
    <w:rsid w:val="00390E3B"/>
    <w:rsid w:val="00391085"/>
    <w:rsid w:val="0039230E"/>
    <w:rsid w:val="00392AC7"/>
    <w:rsid w:val="00393CBD"/>
    <w:rsid w:val="00393DF3"/>
    <w:rsid w:val="00394145"/>
    <w:rsid w:val="00396875"/>
    <w:rsid w:val="0039791E"/>
    <w:rsid w:val="003A19AD"/>
    <w:rsid w:val="003A2F2F"/>
    <w:rsid w:val="003A61A6"/>
    <w:rsid w:val="003A6F8A"/>
    <w:rsid w:val="003C20C7"/>
    <w:rsid w:val="003C2503"/>
    <w:rsid w:val="003C587D"/>
    <w:rsid w:val="003C5BD9"/>
    <w:rsid w:val="003C735B"/>
    <w:rsid w:val="003D13A2"/>
    <w:rsid w:val="003D1CFA"/>
    <w:rsid w:val="003D6E4B"/>
    <w:rsid w:val="003D7200"/>
    <w:rsid w:val="003E25AB"/>
    <w:rsid w:val="003E6C05"/>
    <w:rsid w:val="0040622C"/>
    <w:rsid w:val="00413E33"/>
    <w:rsid w:val="0041526F"/>
    <w:rsid w:val="0041546C"/>
    <w:rsid w:val="00422336"/>
    <w:rsid w:val="004228AB"/>
    <w:rsid w:val="00422980"/>
    <w:rsid w:val="00425100"/>
    <w:rsid w:val="00426932"/>
    <w:rsid w:val="00431A6B"/>
    <w:rsid w:val="00434334"/>
    <w:rsid w:val="00440CC5"/>
    <w:rsid w:val="004412BE"/>
    <w:rsid w:val="00447A4B"/>
    <w:rsid w:val="00447B29"/>
    <w:rsid w:val="0045050E"/>
    <w:rsid w:val="004523A9"/>
    <w:rsid w:val="004524CC"/>
    <w:rsid w:val="00453215"/>
    <w:rsid w:val="0045340F"/>
    <w:rsid w:val="0045434D"/>
    <w:rsid w:val="00456C55"/>
    <w:rsid w:val="004572EA"/>
    <w:rsid w:val="004629B5"/>
    <w:rsid w:val="0046794A"/>
    <w:rsid w:val="00470D4B"/>
    <w:rsid w:val="00473E27"/>
    <w:rsid w:val="00475C82"/>
    <w:rsid w:val="00476299"/>
    <w:rsid w:val="00477438"/>
    <w:rsid w:val="004824D7"/>
    <w:rsid w:val="004829B7"/>
    <w:rsid w:val="00483332"/>
    <w:rsid w:val="00484CA1"/>
    <w:rsid w:val="00492967"/>
    <w:rsid w:val="00496E4A"/>
    <w:rsid w:val="004A0293"/>
    <w:rsid w:val="004A157E"/>
    <w:rsid w:val="004A4367"/>
    <w:rsid w:val="004A5643"/>
    <w:rsid w:val="004A6654"/>
    <w:rsid w:val="004B493D"/>
    <w:rsid w:val="004B619F"/>
    <w:rsid w:val="004B7015"/>
    <w:rsid w:val="004B74E8"/>
    <w:rsid w:val="004C1200"/>
    <w:rsid w:val="004C2106"/>
    <w:rsid w:val="004C2139"/>
    <w:rsid w:val="004C2C11"/>
    <w:rsid w:val="004C3433"/>
    <w:rsid w:val="004C54B0"/>
    <w:rsid w:val="004C6AB7"/>
    <w:rsid w:val="004C6B2B"/>
    <w:rsid w:val="004C7EC4"/>
    <w:rsid w:val="004D0FC7"/>
    <w:rsid w:val="004D3853"/>
    <w:rsid w:val="004D402E"/>
    <w:rsid w:val="004D6A2E"/>
    <w:rsid w:val="004D6B68"/>
    <w:rsid w:val="004D717C"/>
    <w:rsid w:val="004E0E64"/>
    <w:rsid w:val="004E1220"/>
    <w:rsid w:val="004E184A"/>
    <w:rsid w:val="004E22CC"/>
    <w:rsid w:val="004E4065"/>
    <w:rsid w:val="004E7EAF"/>
    <w:rsid w:val="004F0D4E"/>
    <w:rsid w:val="004F1F90"/>
    <w:rsid w:val="004F25B0"/>
    <w:rsid w:val="004F4998"/>
    <w:rsid w:val="004F578B"/>
    <w:rsid w:val="0050093D"/>
    <w:rsid w:val="00504803"/>
    <w:rsid w:val="00515A35"/>
    <w:rsid w:val="0052032C"/>
    <w:rsid w:val="00521EF0"/>
    <w:rsid w:val="00534070"/>
    <w:rsid w:val="00535BCC"/>
    <w:rsid w:val="0053633D"/>
    <w:rsid w:val="00541BC3"/>
    <w:rsid w:val="00544AFE"/>
    <w:rsid w:val="00545AAD"/>
    <w:rsid w:val="00546EFF"/>
    <w:rsid w:val="00547D65"/>
    <w:rsid w:val="00551B93"/>
    <w:rsid w:val="005526D9"/>
    <w:rsid w:val="005526EC"/>
    <w:rsid w:val="0055636A"/>
    <w:rsid w:val="0056123E"/>
    <w:rsid w:val="00561642"/>
    <w:rsid w:val="00564548"/>
    <w:rsid w:val="00567011"/>
    <w:rsid w:val="00567650"/>
    <w:rsid w:val="0057035A"/>
    <w:rsid w:val="00571422"/>
    <w:rsid w:val="00572141"/>
    <w:rsid w:val="00572669"/>
    <w:rsid w:val="0057525F"/>
    <w:rsid w:val="0058135E"/>
    <w:rsid w:val="005832BE"/>
    <w:rsid w:val="00584BAE"/>
    <w:rsid w:val="00584EF1"/>
    <w:rsid w:val="00585C5E"/>
    <w:rsid w:val="00585F60"/>
    <w:rsid w:val="00594A29"/>
    <w:rsid w:val="005A0D46"/>
    <w:rsid w:val="005A39C0"/>
    <w:rsid w:val="005A6B6B"/>
    <w:rsid w:val="005A7DD2"/>
    <w:rsid w:val="005B0A95"/>
    <w:rsid w:val="005B2848"/>
    <w:rsid w:val="005B403C"/>
    <w:rsid w:val="005C192F"/>
    <w:rsid w:val="005C4A1F"/>
    <w:rsid w:val="005C5C24"/>
    <w:rsid w:val="005C62EC"/>
    <w:rsid w:val="005C675D"/>
    <w:rsid w:val="005C6AA9"/>
    <w:rsid w:val="005C6FD5"/>
    <w:rsid w:val="005D46AF"/>
    <w:rsid w:val="005D51AB"/>
    <w:rsid w:val="005D6726"/>
    <w:rsid w:val="005D691A"/>
    <w:rsid w:val="005E0198"/>
    <w:rsid w:val="005E033F"/>
    <w:rsid w:val="005E0E98"/>
    <w:rsid w:val="005E1D1E"/>
    <w:rsid w:val="005E3175"/>
    <w:rsid w:val="005E48BF"/>
    <w:rsid w:val="005E5BD0"/>
    <w:rsid w:val="005F1CC7"/>
    <w:rsid w:val="005F58C7"/>
    <w:rsid w:val="00605E27"/>
    <w:rsid w:val="006063FF"/>
    <w:rsid w:val="0060664F"/>
    <w:rsid w:val="00614421"/>
    <w:rsid w:val="006145FB"/>
    <w:rsid w:val="00614E61"/>
    <w:rsid w:val="006158FD"/>
    <w:rsid w:val="00623768"/>
    <w:rsid w:val="00623814"/>
    <w:rsid w:val="00623828"/>
    <w:rsid w:val="00627479"/>
    <w:rsid w:val="00632ECE"/>
    <w:rsid w:val="00633A02"/>
    <w:rsid w:val="0063495D"/>
    <w:rsid w:val="00640D15"/>
    <w:rsid w:val="00642444"/>
    <w:rsid w:val="0064533B"/>
    <w:rsid w:val="0064696C"/>
    <w:rsid w:val="00647389"/>
    <w:rsid w:val="006477EC"/>
    <w:rsid w:val="006517C9"/>
    <w:rsid w:val="0065230B"/>
    <w:rsid w:val="006527A8"/>
    <w:rsid w:val="00653945"/>
    <w:rsid w:val="00653AD8"/>
    <w:rsid w:val="00654EE3"/>
    <w:rsid w:val="006559E3"/>
    <w:rsid w:val="006675F9"/>
    <w:rsid w:val="006738E6"/>
    <w:rsid w:val="00673FA7"/>
    <w:rsid w:val="0067514F"/>
    <w:rsid w:val="00676E0B"/>
    <w:rsid w:val="00680A89"/>
    <w:rsid w:val="00680ECA"/>
    <w:rsid w:val="0068372B"/>
    <w:rsid w:val="0068398D"/>
    <w:rsid w:val="00686C04"/>
    <w:rsid w:val="00687F5A"/>
    <w:rsid w:val="006916DD"/>
    <w:rsid w:val="0069291B"/>
    <w:rsid w:val="00695395"/>
    <w:rsid w:val="0069576C"/>
    <w:rsid w:val="006965C4"/>
    <w:rsid w:val="00696601"/>
    <w:rsid w:val="0069772C"/>
    <w:rsid w:val="006A17F3"/>
    <w:rsid w:val="006A3535"/>
    <w:rsid w:val="006A4F64"/>
    <w:rsid w:val="006A6227"/>
    <w:rsid w:val="006A7B0C"/>
    <w:rsid w:val="006B4418"/>
    <w:rsid w:val="006B535E"/>
    <w:rsid w:val="006B5909"/>
    <w:rsid w:val="006B5C8C"/>
    <w:rsid w:val="006B6D82"/>
    <w:rsid w:val="006B6EC3"/>
    <w:rsid w:val="006B76CE"/>
    <w:rsid w:val="006B7C3F"/>
    <w:rsid w:val="006B7F82"/>
    <w:rsid w:val="006C0429"/>
    <w:rsid w:val="006C2F12"/>
    <w:rsid w:val="006C4347"/>
    <w:rsid w:val="006C4B2A"/>
    <w:rsid w:val="006D04CA"/>
    <w:rsid w:val="006D0BAF"/>
    <w:rsid w:val="006D5C5B"/>
    <w:rsid w:val="006D617B"/>
    <w:rsid w:val="006D7E59"/>
    <w:rsid w:val="006E1F8F"/>
    <w:rsid w:val="006E24A1"/>
    <w:rsid w:val="006E4064"/>
    <w:rsid w:val="006E5FCD"/>
    <w:rsid w:val="006E6D92"/>
    <w:rsid w:val="006E7CD3"/>
    <w:rsid w:val="006F699F"/>
    <w:rsid w:val="006F6DCA"/>
    <w:rsid w:val="006F78A9"/>
    <w:rsid w:val="00700E71"/>
    <w:rsid w:val="00702865"/>
    <w:rsid w:val="0070566C"/>
    <w:rsid w:val="007061D0"/>
    <w:rsid w:val="0070732B"/>
    <w:rsid w:val="00714DC8"/>
    <w:rsid w:val="00714E14"/>
    <w:rsid w:val="00717DD1"/>
    <w:rsid w:val="00721FF2"/>
    <w:rsid w:val="00723303"/>
    <w:rsid w:val="00725785"/>
    <w:rsid w:val="00730907"/>
    <w:rsid w:val="00731A88"/>
    <w:rsid w:val="00733E8F"/>
    <w:rsid w:val="00734ADE"/>
    <w:rsid w:val="00736263"/>
    <w:rsid w:val="00736E4F"/>
    <w:rsid w:val="007406D5"/>
    <w:rsid w:val="007442BF"/>
    <w:rsid w:val="00744C79"/>
    <w:rsid w:val="0075252F"/>
    <w:rsid w:val="007544B1"/>
    <w:rsid w:val="007545FA"/>
    <w:rsid w:val="00755078"/>
    <w:rsid w:val="00761CF4"/>
    <w:rsid w:val="00762583"/>
    <w:rsid w:val="007672B4"/>
    <w:rsid w:val="00767EAA"/>
    <w:rsid w:val="00772423"/>
    <w:rsid w:val="00774F60"/>
    <w:rsid w:val="0077545A"/>
    <w:rsid w:val="00776687"/>
    <w:rsid w:val="0078047B"/>
    <w:rsid w:val="00781DB4"/>
    <w:rsid w:val="00782574"/>
    <w:rsid w:val="0078416E"/>
    <w:rsid w:val="00784480"/>
    <w:rsid w:val="007846C4"/>
    <w:rsid w:val="007848ED"/>
    <w:rsid w:val="007850D3"/>
    <w:rsid w:val="0079106F"/>
    <w:rsid w:val="00795707"/>
    <w:rsid w:val="007972E2"/>
    <w:rsid w:val="007A25D4"/>
    <w:rsid w:val="007B0225"/>
    <w:rsid w:val="007B0AAF"/>
    <w:rsid w:val="007B321D"/>
    <w:rsid w:val="007C4808"/>
    <w:rsid w:val="007C5839"/>
    <w:rsid w:val="007C6DBD"/>
    <w:rsid w:val="007C7EE0"/>
    <w:rsid w:val="007D1D01"/>
    <w:rsid w:val="007D30BB"/>
    <w:rsid w:val="007D519A"/>
    <w:rsid w:val="007E1ACD"/>
    <w:rsid w:val="007E336C"/>
    <w:rsid w:val="007F2C3B"/>
    <w:rsid w:val="007F5009"/>
    <w:rsid w:val="007F677A"/>
    <w:rsid w:val="007F67DD"/>
    <w:rsid w:val="007F79E9"/>
    <w:rsid w:val="008004DB"/>
    <w:rsid w:val="0080273A"/>
    <w:rsid w:val="00802EE4"/>
    <w:rsid w:val="0080338F"/>
    <w:rsid w:val="00803669"/>
    <w:rsid w:val="00805956"/>
    <w:rsid w:val="00807797"/>
    <w:rsid w:val="008107ED"/>
    <w:rsid w:val="00817B27"/>
    <w:rsid w:val="00820533"/>
    <w:rsid w:val="008206CE"/>
    <w:rsid w:val="00823603"/>
    <w:rsid w:val="00831199"/>
    <w:rsid w:val="00831AEF"/>
    <w:rsid w:val="00831F32"/>
    <w:rsid w:val="00836289"/>
    <w:rsid w:val="0083725C"/>
    <w:rsid w:val="008372CC"/>
    <w:rsid w:val="00840B00"/>
    <w:rsid w:val="00841D68"/>
    <w:rsid w:val="0084274B"/>
    <w:rsid w:val="0084479F"/>
    <w:rsid w:val="00846135"/>
    <w:rsid w:val="00851962"/>
    <w:rsid w:val="0085499C"/>
    <w:rsid w:val="00857316"/>
    <w:rsid w:val="008573AC"/>
    <w:rsid w:val="008600DC"/>
    <w:rsid w:val="00864821"/>
    <w:rsid w:val="0086536E"/>
    <w:rsid w:val="00866C98"/>
    <w:rsid w:val="008705B7"/>
    <w:rsid w:val="0087119C"/>
    <w:rsid w:val="00871357"/>
    <w:rsid w:val="00873597"/>
    <w:rsid w:val="008771F6"/>
    <w:rsid w:val="008839D2"/>
    <w:rsid w:val="00885C57"/>
    <w:rsid w:val="00893420"/>
    <w:rsid w:val="00896185"/>
    <w:rsid w:val="008962C0"/>
    <w:rsid w:val="00896D4E"/>
    <w:rsid w:val="008A112C"/>
    <w:rsid w:val="008A298B"/>
    <w:rsid w:val="008A4E92"/>
    <w:rsid w:val="008A7DEA"/>
    <w:rsid w:val="008B4A11"/>
    <w:rsid w:val="008B68EA"/>
    <w:rsid w:val="008B70EC"/>
    <w:rsid w:val="008C2698"/>
    <w:rsid w:val="008C2CBF"/>
    <w:rsid w:val="008C363D"/>
    <w:rsid w:val="008C782F"/>
    <w:rsid w:val="008D0EAA"/>
    <w:rsid w:val="008D2C87"/>
    <w:rsid w:val="008D4116"/>
    <w:rsid w:val="008D492C"/>
    <w:rsid w:val="008D4D12"/>
    <w:rsid w:val="008E08DA"/>
    <w:rsid w:val="008E3D61"/>
    <w:rsid w:val="008E5E1B"/>
    <w:rsid w:val="008F4B4E"/>
    <w:rsid w:val="008F507F"/>
    <w:rsid w:val="008F5B21"/>
    <w:rsid w:val="009067CA"/>
    <w:rsid w:val="009167B1"/>
    <w:rsid w:val="00916DD2"/>
    <w:rsid w:val="00920748"/>
    <w:rsid w:val="00921FE7"/>
    <w:rsid w:val="009223B6"/>
    <w:rsid w:val="00923BBA"/>
    <w:rsid w:val="009246B6"/>
    <w:rsid w:val="00927557"/>
    <w:rsid w:val="0093049F"/>
    <w:rsid w:val="009312B8"/>
    <w:rsid w:val="00931DF5"/>
    <w:rsid w:val="00931EA1"/>
    <w:rsid w:val="009325EE"/>
    <w:rsid w:val="009336B5"/>
    <w:rsid w:val="00934685"/>
    <w:rsid w:val="009351B9"/>
    <w:rsid w:val="009360F8"/>
    <w:rsid w:val="00936296"/>
    <w:rsid w:val="00937153"/>
    <w:rsid w:val="00937FC2"/>
    <w:rsid w:val="00940779"/>
    <w:rsid w:val="0094154B"/>
    <w:rsid w:val="009431D7"/>
    <w:rsid w:val="009448CC"/>
    <w:rsid w:val="00947777"/>
    <w:rsid w:val="009521CB"/>
    <w:rsid w:val="00955612"/>
    <w:rsid w:val="00956511"/>
    <w:rsid w:val="00956E02"/>
    <w:rsid w:val="009641BB"/>
    <w:rsid w:val="00972728"/>
    <w:rsid w:val="0097356C"/>
    <w:rsid w:val="0098060C"/>
    <w:rsid w:val="009811B0"/>
    <w:rsid w:val="00983654"/>
    <w:rsid w:val="00983C36"/>
    <w:rsid w:val="009859BE"/>
    <w:rsid w:val="00985BD7"/>
    <w:rsid w:val="00986E0E"/>
    <w:rsid w:val="00994AE4"/>
    <w:rsid w:val="00997FB6"/>
    <w:rsid w:val="009A2BC2"/>
    <w:rsid w:val="009A2CED"/>
    <w:rsid w:val="009A3760"/>
    <w:rsid w:val="009A46D9"/>
    <w:rsid w:val="009A4E23"/>
    <w:rsid w:val="009A732B"/>
    <w:rsid w:val="009B06C1"/>
    <w:rsid w:val="009B0785"/>
    <w:rsid w:val="009B4F49"/>
    <w:rsid w:val="009B7F8E"/>
    <w:rsid w:val="009C50A7"/>
    <w:rsid w:val="009D0F8E"/>
    <w:rsid w:val="009D6863"/>
    <w:rsid w:val="009E1B2D"/>
    <w:rsid w:val="009E603D"/>
    <w:rsid w:val="009E7325"/>
    <w:rsid w:val="009F0EB6"/>
    <w:rsid w:val="00A00E51"/>
    <w:rsid w:val="00A04276"/>
    <w:rsid w:val="00A05253"/>
    <w:rsid w:val="00A054B3"/>
    <w:rsid w:val="00A06395"/>
    <w:rsid w:val="00A067EB"/>
    <w:rsid w:val="00A12E5E"/>
    <w:rsid w:val="00A12E94"/>
    <w:rsid w:val="00A1366A"/>
    <w:rsid w:val="00A136C5"/>
    <w:rsid w:val="00A17175"/>
    <w:rsid w:val="00A20CE5"/>
    <w:rsid w:val="00A27325"/>
    <w:rsid w:val="00A33D25"/>
    <w:rsid w:val="00A34E36"/>
    <w:rsid w:val="00A4044A"/>
    <w:rsid w:val="00A4329D"/>
    <w:rsid w:val="00A441D5"/>
    <w:rsid w:val="00A47B78"/>
    <w:rsid w:val="00A50CCF"/>
    <w:rsid w:val="00A54B06"/>
    <w:rsid w:val="00A553F0"/>
    <w:rsid w:val="00A66257"/>
    <w:rsid w:val="00A66304"/>
    <w:rsid w:val="00A67D69"/>
    <w:rsid w:val="00A7141B"/>
    <w:rsid w:val="00A714A4"/>
    <w:rsid w:val="00A72859"/>
    <w:rsid w:val="00A76D05"/>
    <w:rsid w:val="00A77911"/>
    <w:rsid w:val="00A81999"/>
    <w:rsid w:val="00A83C1F"/>
    <w:rsid w:val="00A9124C"/>
    <w:rsid w:val="00A9776D"/>
    <w:rsid w:val="00AA0C73"/>
    <w:rsid w:val="00AA10B3"/>
    <w:rsid w:val="00AA5979"/>
    <w:rsid w:val="00AA5FB5"/>
    <w:rsid w:val="00AA7747"/>
    <w:rsid w:val="00AA7E78"/>
    <w:rsid w:val="00AB1765"/>
    <w:rsid w:val="00AB3561"/>
    <w:rsid w:val="00AC4354"/>
    <w:rsid w:val="00AC639D"/>
    <w:rsid w:val="00AC6702"/>
    <w:rsid w:val="00AD1CD1"/>
    <w:rsid w:val="00AD4FDF"/>
    <w:rsid w:val="00AD7A20"/>
    <w:rsid w:val="00AE13E4"/>
    <w:rsid w:val="00AE7CD0"/>
    <w:rsid w:val="00AF0B8B"/>
    <w:rsid w:val="00AF2F33"/>
    <w:rsid w:val="00AF3758"/>
    <w:rsid w:val="00AF49F2"/>
    <w:rsid w:val="00AF4E18"/>
    <w:rsid w:val="00AF63E6"/>
    <w:rsid w:val="00B05634"/>
    <w:rsid w:val="00B103F6"/>
    <w:rsid w:val="00B1169F"/>
    <w:rsid w:val="00B12899"/>
    <w:rsid w:val="00B305D0"/>
    <w:rsid w:val="00B30AFF"/>
    <w:rsid w:val="00B4061C"/>
    <w:rsid w:val="00B446ED"/>
    <w:rsid w:val="00B5049B"/>
    <w:rsid w:val="00B545BF"/>
    <w:rsid w:val="00B57FD9"/>
    <w:rsid w:val="00B62047"/>
    <w:rsid w:val="00B65CC6"/>
    <w:rsid w:val="00B730F7"/>
    <w:rsid w:val="00B7490C"/>
    <w:rsid w:val="00B76B2A"/>
    <w:rsid w:val="00B777F2"/>
    <w:rsid w:val="00B806C8"/>
    <w:rsid w:val="00B82537"/>
    <w:rsid w:val="00B82832"/>
    <w:rsid w:val="00B828CF"/>
    <w:rsid w:val="00B82946"/>
    <w:rsid w:val="00B82B54"/>
    <w:rsid w:val="00B840AB"/>
    <w:rsid w:val="00B8479B"/>
    <w:rsid w:val="00B94BB7"/>
    <w:rsid w:val="00B9616E"/>
    <w:rsid w:val="00BA2D76"/>
    <w:rsid w:val="00BA3190"/>
    <w:rsid w:val="00BA4A80"/>
    <w:rsid w:val="00BB0B9D"/>
    <w:rsid w:val="00BB168A"/>
    <w:rsid w:val="00BB3240"/>
    <w:rsid w:val="00BB3FF6"/>
    <w:rsid w:val="00BB619D"/>
    <w:rsid w:val="00BB6312"/>
    <w:rsid w:val="00BB6579"/>
    <w:rsid w:val="00BC22D9"/>
    <w:rsid w:val="00BC4620"/>
    <w:rsid w:val="00BD20B2"/>
    <w:rsid w:val="00BD2C2E"/>
    <w:rsid w:val="00BD4D9D"/>
    <w:rsid w:val="00BD6BFE"/>
    <w:rsid w:val="00BD7611"/>
    <w:rsid w:val="00BD7B89"/>
    <w:rsid w:val="00BE172F"/>
    <w:rsid w:val="00BE3410"/>
    <w:rsid w:val="00BE393C"/>
    <w:rsid w:val="00BE454E"/>
    <w:rsid w:val="00BE4BE7"/>
    <w:rsid w:val="00BE570C"/>
    <w:rsid w:val="00BE6E13"/>
    <w:rsid w:val="00BF0DE5"/>
    <w:rsid w:val="00BF1C43"/>
    <w:rsid w:val="00BF333E"/>
    <w:rsid w:val="00BF360E"/>
    <w:rsid w:val="00C00D80"/>
    <w:rsid w:val="00C06425"/>
    <w:rsid w:val="00C10D76"/>
    <w:rsid w:val="00C1283B"/>
    <w:rsid w:val="00C13B97"/>
    <w:rsid w:val="00C152C3"/>
    <w:rsid w:val="00C21467"/>
    <w:rsid w:val="00C22C71"/>
    <w:rsid w:val="00C237F6"/>
    <w:rsid w:val="00C25BDE"/>
    <w:rsid w:val="00C26928"/>
    <w:rsid w:val="00C27EA5"/>
    <w:rsid w:val="00C33374"/>
    <w:rsid w:val="00C335B2"/>
    <w:rsid w:val="00C33E95"/>
    <w:rsid w:val="00C40CEB"/>
    <w:rsid w:val="00C4281A"/>
    <w:rsid w:val="00C54BE8"/>
    <w:rsid w:val="00C54FA5"/>
    <w:rsid w:val="00C56337"/>
    <w:rsid w:val="00C5720C"/>
    <w:rsid w:val="00C6047B"/>
    <w:rsid w:val="00C61FF5"/>
    <w:rsid w:val="00C643DB"/>
    <w:rsid w:val="00C72617"/>
    <w:rsid w:val="00C742AF"/>
    <w:rsid w:val="00C7456C"/>
    <w:rsid w:val="00C756C9"/>
    <w:rsid w:val="00C80662"/>
    <w:rsid w:val="00C81866"/>
    <w:rsid w:val="00C81D3C"/>
    <w:rsid w:val="00C85293"/>
    <w:rsid w:val="00C86805"/>
    <w:rsid w:val="00C9398A"/>
    <w:rsid w:val="00C96EFF"/>
    <w:rsid w:val="00CA0BC2"/>
    <w:rsid w:val="00CA1416"/>
    <w:rsid w:val="00CA1BC5"/>
    <w:rsid w:val="00CA4E5C"/>
    <w:rsid w:val="00CA626A"/>
    <w:rsid w:val="00CB1DA0"/>
    <w:rsid w:val="00CB31DA"/>
    <w:rsid w:val="00CB32B0"/>
    <w:rsid w:val="00CB5BDE"/>
    <w:rsid w:val="00CB6C82"/>
    <w:rsid w:val="00CC4585"/>
    <w:rsid w:val="00CC6C4D"/>
    <w:rsid w:val="00CC7D3E"/>
    <w:rsid w:val="00CD11C1"/>
    <w:rsid w:val="00CD377A"/>
    <w:rsid w:val="00CD4282"/>
    <w:rsid w:val="00CD492D"/>
    <w:rsid w:val="00CD55B9"/>
    <w:rsid w:val="00CE1229"/>
    <w:rsid w:val="00CF2AED"/>
    <w:rsid w:val="00CF3A75"/>
    <w:rsid w:val="00CF4616"/>
    <w:rsid w:val="00CF7256"/>
    <w:rsid w:val="00D00E7E"/>
    <w:rsid w:val="00D015FE"/>
    <w:rsid w:val="00D040D5"/>
    <w:rsid w:val="00D06887"/>
    <w:rsid w:val="00D07938"/>
    <w:rsid w:val="00D101D9"/>
    <w:rsid w:val="00D10BFD"/>
    <w:rsid w:val="00D111D5"/>
    <w:rsid w:val="00D144C0"/>
    <w:rsid w:val="00D15CD0"/>
    <w:rsid w:val="00D2335A"/>
    <w:rsid w:val="00D24DC3"/>
    <w:rsid w:val="00D26760"/>
    <w:rsid w:val="00D306CA"/>
    <w:rsid w:val="00D30C9B"/>
    <w:rsid w:val="00D327FA"/>
    <w:rsid w:val="00D412BE"/>
    <w:rsid w:val="00D41ACD"/>
    <w:rsid w:val="00D42742"/>
    <w:rsid w:val="00D43833"/>
    <w:rsid w:val="00D44408"/>
    <w:rsid w:val="00D44995"/>
    <w:rsid w:val="00D50387"/>
    <w:rsid w:val="00D51837"/>
    <w:rsid w:val="00D523C1"/>
    <w:rsid w:val="00D52F9C"/>
    <w:rsid w:val="00D53004"/>
    <w:rsid w:val="00D542C8"/>
    <w:rsid w:val="00D5438A"/>
    <w:rsid w:val="00D54CB5"/>
    <w:rsid w:val="00D6553E"/>
    <w:rsid w:val="00D6754A"/>
    <w:rsid w:val="00D67748"/>
    <w:rsid w:val="00D67ECE"/>
    <w:rsid w:val="00D72EE3"/>
    <w:rsid w:val="00D741E1"/>
    <w:rsid w:val="00D75419"/>
    <w:rsid w:val="00D75B00"/>
    <w:rsid w:val="00D77F3D"/>
    <w:rsid w:val="00D8145F"/>
    <w:rsid w:val="00D816B7"/>
    <w:rsid w:val="00D81849"/>
    <w:rsid w:val="00D82105"/>
    <w:rsid w:val="00D874D2"/>
    <w:rsid w:val="00D90A87"/>
    <w:rsid w:val="00D919F1"/>
    <w:rsid w:val="00DA1003"/>
    <w:rsid w:val="00DA1B3E"/>
    <w:rsid w:val="00DA5E69"/>
    <w:rsid w:val="00DA7B21"/>
    <w:rsid w:val="00DB4A38"/>
    <w:rsid w:val="00DB71F1"/>
    <w:rsid w:val="00DC1AE3"/>
    <w:rsid w:val="00DC35B1"/>
    <w:rsid w:val="00DC3CA6"/>
    <w:rsid w:val="00DC7AC0"/>
    <w:rsid w:val="00DD2BC0"/>
    <w:rsid w:val="00DD4E86"/>
    <w:rsid w:val="00DE050D"/>
    <w:rsid w:val="00DE2F19"/>
    <w:rsid w:val="00DE4647"/>
    <w:rsid w:val="00DF0440"/>
    <w:rsid w:val="00DF078D"/>
    <w:rsid w:val="00E02A16"/>
    <w:rsid w:val="00E05063"/>
    <w:rsid w:val="00E068F4"/>
    <w:rsid w:val="00E1266B"/>
    <w:rsid w:val="00E1570D"/>
    <w:rsid w:val="00E15D7A"/>
    <w:rsid w:val="00E2212C"/>
    <w:rsid w:val="00E23858"/>
    <w:rsid w:val="00E24B9A"/>
    <w:rsid w:val="00E266EE"/>
    <w:rsid w:val="00E26C58"/>
    <w:rsid w:val="00E276BB"/>
    <w:rsid w:val="00E34DBC"/>
    <w:rsid w:val="00E34E8A"/>
    <w:rsid w:val="00E36968"/>
    <w:rsid w:val="00E372B1"/>
    <w:rsid w:val="00E378A2"/>
    <w:rsid w:val="00E4295B"/>
    <w:rsid w:val="00E4742B"/>
    <w:rsid w:val="00E51F94"/>
    <w:rsid w:val="00E5411F"/>
    <w:rsid w:val="00E544B2"/>
    <w:rsid w:val="00E60BB9"/>
    <w:rsid w:val="00E60F8C"/>
    <w:rsid w:val="00E64A27"/>
    <w:rsid w:val="00E65234"/>
    <w:rsid w:val="00E65858"/>
    <w:rsid w:val="00E7506A"/>
    <w:rsid w:val="00E830BD"/>
    <w:rsid w:val="00E83411"/>
    <w:rsid w:val="00E83C2E"/>
    <w:rsid w:val="00E85EC9"/>
    <w:rsid w:val="00E9098D"/>
    <w:rsid w:val="00E922E9"/>
    <w:rsid w:val="00E94052"/>
    <w:rsid w:val="00E97AF0"/>
    <w:rsid w:val="00EA09AE"/>
    <w:rsid w:val="00EA25FF"/>
    <w:rsid w:val="00EB3A0E"/>
    <w:rsid w:val="00EB68B9"/>
    <w:rsid w:val="00EC2564"/>
    <w:rsid w:val="00EC3316"/>
    <w:rsid w:val="00EC76E3"/>
    <w:rsid w:val="00ED14BF"/>
    <w:rsid w:val="00ED452F"/>
    <w:rsid w:val="00ED73B0"/>
    <w:rsid w:val="00EE2C9C"/>
    <w:rsid w:val="00EE3950"/>
    <w:rsid w:val="00EF0E2F"/>
    <w:rsid w:val="00EF2988"/>
    <w:rsid w:val="00EF3DBF"/>
    <w:rsid w:val="00EF3FBF"/>
    <w:rsid w:val="00EF49A1"/>
    <w:rsid w:val="00EF77E4"/>
    <w:rsid w:val="00F043D2"/>
    <w:rsid w:val="00F05E0B"/>
    <w:rsid w:val="00F05F5D"/>
    <w:rsid w:val="00F0637F"/>
    <w:rsid w:val="00F12C47"/>
    <w:rsid w:val="00F149E0"/>
    <w:rsid w:val="00F15C51"/>
    <w:rsid w:val="00F166D7"/>
    <w:rsid w:val="00F25CD9"/>
    <w:rsid w:val="00F348FE"/>
    <w:rsid w:val="00F36367"/>
    <w:rsid w:val="00F402D2"/>
    <w:rsid w:val="00F40CAB"/>
    <w:rsid w:val="00F414D9"/>
    <w:rsid w:val="00F41CCF"/>
    <w:rsid w:val="00F455CF"/>
    <w:rsid w:val="00F511CB"/>
    <w:rsid w:val="00F55313"/>
    <w:rsid w:val="00F65EC5"/>
    <w:rsid w:val="00F6658A"/>
    <w:rsid w:val="00F666B6"/>
    <w:rsid w:val="00F72E89"/>
    <w:rsid w:val="00F75032"/>
    <w:rsid w:val="00F75F49"/>
    <w:rsid w:val="00F777A5"/>
    <w:rsid w:val="00F81213"/>
    <w:rsid w:val="00F8344E"/>
    <w:rsid w:val="00F84A0C"/>
    <w:rsid w:val="00F9432F"/>
    <w:rsid w:val="00F953D8"/>
    <w:rsid w:val="00F97C06"/>
    <w:rsid w:val="00FA264D"/>
    <w:rsid w:val="00FA432F"/>
    <w:rsid w:val="00FA4564"/>
    <w:rsid w:val="00FA6AE5"/>
    <w:rsid w:val="00FB02F6"/>
    <w:rsid w:val="00FB1946"/>
    <w:rsid w:val="00FB271C"/>
    <w:rsid w:val="00FB4F85"/>
    <w:rsid w:val="00FB5EB8"/>
    <w:rsid w:val="00FB79BB"/>
    <w:rsid w:val="00FC20D9"/>
    <w:rsid w:val="00FD02DE"/>
    <w:rsid w:val="00FD2126"/>
    <w:rsid w:val="00FD276F"/>
    <w:rsid w:val="00FD3BDE"/>
    <w:rsid w:val="00FD698F"/>
    <w:rsid w:val="00FD7B82"/>
    <w:rsid w:val="00FE2B48"/>
    <w:rsid w:val="00FE441D"/>
    <w:rsid w:val="00FE50F2"/>
    <w:rsid w:val="00FE536A"/>
    <w:rsid w:val="00FF0FF2"/>
    <w:rsid w:val="00FF1621"/>
    <w:rsid w:val="00FF523F"/>
    <w:rsid w:val="00FF6489"/>
    <w:rsid w:val="00FF773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1EBF9534"/>
  <w15:docId w15:val="{25E1AD96-6C36-4737-8B02-A7EC2B662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80" w:lineRule="atLeast"/>
        <w:ind w:left="851" w:hanging="85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Standaard">
    <w:name w:val="Normal"/>
    <w:aliases w:val=".Standaard,PG Normaal (standaard)"/>
    <w:qFormat/>
    <w:rsid w:val="00C13B97"/>
    <w:pPr>
      <w:spacing w:line="280" w:lineRule="exact"/>
      <w:ind w:left="0" w:firstLine="0"/>
    </w:pPr>
    <w:rPr>
      <w:rFonts w:ascii="Georgia" w:hAnsi="Georgia"/>
      <w:sz w:val="19"/>
    </w:rPr>
  </w:style>
  <w:style w:type="paragraph" w:styleId="Kop1">
    <w:name w:val="heading 1"/>
    <w:aliases w:val="Kop 1 +nr Hoofdstuk genummerd"/>
    <w:next w:val="Standaard"/>
    <w:link w:val="Kop1Char"/>
    <w:autoRedefine/>
    <w:uiPriority w:val="9"/>
    <w:qFormat/>
    <w:rsid w:val="00475C82"/>
    <w:pPr>
      <w:keepNext/>
      <w:keepLines/>
      <w:numPr>
        <w:numId w:val="4"/>
      </w:numPr>
      <w:tabs>
        <w:tab w:val="left" w:pos="851"/>
      </w:tabs>
      <w:outlineLvl w:val="0"/>
      <w:pPrChange w:id="0" w:author="Bergen van, Giel" w:date="2022-10-18T14:40:00Z">
        <w:pPr>
          <w:keepNext/>
          <w:keepLines/>
          <w:numPr>
            <w:numId w:val="4"/>
          </w:numPr>
          <w:tabs>
            <w:tab w:val="left" w:pos="851"/>
          </w:tabs>
          <w:spacing w:line="280" w:lineRule="atLeast"/>
          <w:ind w:left="851" w:hanging="851"/>
          <w:outlineLvl w:val="0"/>
        </w:pPr>
      </w:pPrChange>
    </w:pPr>
    <w:rPr>
      <w:rFonts w:ascii="Arial" w:eastAsiaTheme="majorEastAsia" w:hAnsi="Arial" w:cstheme="majorBidi"/>
      <w:sz w:val="24"/>
      <w:szCs w:val="32"/>
      <w:rPrChange w:id="0" w:author="Bergen van, Giel" w:date="2022-10-18T14:40:00Z">
        <w:rPr>
          <w:rFonts w:ascii="Arial" w:eastAsiaTheme="majorEastAsia" w:hAnsi="Arial" w:cstheme="majorBidi"/>
          <w:sz w:val="24"/>
          <w:szCs w:val="32"/>
          <w:lang w:val="nl-NL" w:eastAsia="en-US" w:bidi="ar-SA"/>
        </w:rPr>
      </w:rPrChange>
    </w:rPr>
  </w:style>
  <w:style w:type="paragraph" w:styleId="Kop2">
    <w:name w:val="heading 2"/>
    <w:aliases w:val="Kop 2+nr Paragraafkop genummerd"/>
    <w:basedOn w:val="Kop1"/>
    <w:next w:val="Standaard"/>
    <w:link w:val="Kop2Char"/>
    <w:uiPriority w:val="9"/>
    <w:unhideWhenUsed/>
    <w:qFormat/>
    <w:rsid w:val="009226F1"/>
    <w:pPr>
      <w:numPr>
        <w:ilvl w:val="1"/>
      </w:numPr>
      <w:outlineLvl w:val="1"/>
    </w:pPr>
    <w:rPr>
      <w:b/>
      <w:sz w:val="20"/>
      <w:szCs w:val="26"/>
    </w:rPr>
  </w:style>
  <w:style w:type="paragraph" w:styleId="Kop3">
    <w:name w:val="heading 3"/>
    <w:aliases w:val="Kop 3+nr Subparagraafkop genummerd"/>
    <w:basedOn w:val="Standaard"/>
    <w:next w:val="Standaard"/>
    <w:link w:val="Kop3Char"/>
    <w:uiPriority w:val="9"/>
    <w:unhideWhenUsed/>
    <w:qFormat/>
    <w:rsid w:val="00571B15"/>
    <w:pPr>
      <w:keepNext/>
      <w:keepLines/>
      <w:numPr>
        <w:ilvl w:val="2"/>
        <w:numId w:val="4"/>
      </w:numPr>
      <w:contextualSpacing/>
      <w:outlineLvl w:val="2"/>
    </w:pPr>
    <w:rPr>
      <w:rFonts w:ascii="Arial" w:eastAsiaTheme="majorEastAsia" w:hAnsi="Arial" w:cstheme="majorBidi"/>
      <w:sz w:val="20"/>
      <w:szCs w:val="24"/>
    </w:rPr>
  </w:style>
  <w:style w:type="paragraph" w:styleId="Kop4">
    <w:name w:val="heading 4"/>
    <w:aliases w:val="Kop 4 Tussenkop"/>
    <w:basedOn w:val="Standaard"/>
    <w:next w:val="Standaard"/>
    <w:link w:val="Kop4Char"/>
    <w:uiPriority w:val="9"/>
    <w:unhideWhenUsed/>
    <w:qFormat/>
    <w:rsid w:val="001C517A"/>
    <w:pPr>
      <w:keepNext/>
      <w:keepLines/>
      <w:outlineLvl w:val="3"/>
    </w:pPr>
    <w:rPr>
      <w:rFonts w:ascii="Arial" w:eastAsiaTheme="majorEastAsia" w:hAnsi="Arial" w:cstheme="majorBidi"/>
      <w:b/>
      <w:iCs/>
      <w:sz w:val="18"/>
    </w:rPr>
  </w:style>
  <w:style w:type="paragraph" w:styleId="Kop5">
    <w:name w:val="heading 5"/>
    <w:basedOn w:val="Standaard"/>
    <w:next w:val="Standaard"/>
    <w:link w:val="Kop5Char"/>
    <w:uiPriority w:val="9"/>
    <w:semiHidden/>
    <w:unhideWhenUsed/>
    <w:rsid w:val="000D3E45"/>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0D3E45"/>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0D3E45"/>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0D3E45"/>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0D3E45"/>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Kop 1 +nr Hoofdstuk genummerd Char"/>
    <w:basedOn w:val="Standaardalinea-lettertype"/>
    <w:link w:val="Kop1"/>
    <w:uiPriority w:val="9"/>
    <w:rsid w:val="00475C82"/>
    <w:rPr>
      <w:rFonts w:ascii="Arial" w:eastAsiaTheme="majorEastAsia" w:hAnsi="Arial" w:cstheme="majorBidi"/>
      <w:sz w:val="24"/>
      <w:szCs w:val="32"/>
    </w:rPr>
  </w:style>
  <w:style w:type="paragraph" w:customStyle="1" w:styleId="Tabelbijschriftafbeeldingbijschrift">
    <w:name w:val="Tabelbijschrift+afbeeldingbijschrift"/>
    <w:basedOn w:val="Standaard"/>
    <w:link w:val="TabelbijschriftafbeeldingbijschriftChar"/>
    <w:qFormat/>
    <w:rsid w:val="00021666"/>
    <w:rPr>
      <w:rFonts w:ascii="Arial" w:hAnsi="Arial"/>
      <w:sz w:val="16"/>
    </w:rPr>
  </w:style>
  <w:style w:type="character" w:customStyle="1" w:styleId="Kop2Char">
    <w:name w:val="Kop 2 Char"/>
    <w:aliases w:val="Kop 2+nr Paragraafkop genummerd Char"/>
    <w:basedOn w:val="Standaardalinea-lettertype"/>
    <w:link w:val="Kop2"/>
    <w:uiPriority w:val="9"/>
    <w:rsid w:val="009226F1"/>
    <w:rPr>
      <w:rFonts w:ascii="Arial" w:eastAsiaTheme="majorEastAsia" w:hAnsi="Arial" w:cstheme="majorBidi"/>
      <w:b/>
      <w:sz w:val="20"/>
      <w:szCs w:val="26"/>
    </w:rPr>
  </w:style>
  <w:style w:type="character" w:customStyle="1" w:styleId="Kop3Char">
    <w:name w:val="Kop 3 Char"/>
    <w:aliases w:val="Kop 3+nr Subparagraafkop genummerd Char"/>
    <w:basedOn w:val="Standaardalinea-lettertype"/>
    <w:link w:val="Kop3"/>
    <w:uiPriority w:val="9"/>
    <w:rsid w:val="00881667"/>
    <w:rPr>
      <w:rFonts w:ascii="Arial" w:eastAsiaTheme="majorEastAsia" w:hAnsi="Arial" w:cstheme="majorBidi"/>
      <w:sz w:val="20"/>
      <w:szCs w:val="24"/>
    </w:rPr>
  </w:style>
  <w:style w:type="paragraph" w:customStyle="1" w:styleId="LijstBullits">
    <w:name w:val="Lijst Bullits"/>
    <w:basedOn w:val="Standaard"/>
    <w:link w:val="LijstBullitsChar"/>
    <w:qFormat/>
    <w:rsid w:val="001955D0"/>
    <w:pPr>
      <w:numPr>
        <w:numId w:val="6"/>
      </w:numPr>
      <w:contextualSpacing/>
    </w:pPr>
  </w:style>
  <w:style w:type="paragraph" w:customStyle="1" w:styleId="Lijstnummers">
    <w:name w:val="Lijst nummers"/>
    <w:basedOn w:val="Standaard"/>
    <w:link w:val="LijstnummersChar"/>
    <w:qFormat/>
    <w:rsid w:val="00571B15"/>
    <w:pPr>
      <w:numPr>
        <w:numId w:val="7"/>
      </w:numPr>
      <w:contextualSpacing/>
    </w:pPr>
  </w:style>
  <w:style w:type="character" w:customStyle="1" w:styleId="TabelbijschriftafbeeldingbijschriftChar">
    <w:name w:val="Tabelbijschrift+afbeeldingbijschrift Char"/>
    <w:basedOn w:val="Standaardalinea-lettertype"/>
    <w:link w:val="Tabelbijschriftafbeeldingbijschrift"/>
    <w:rsid w:val="00021666"/>
    <w:rPr>
      <w:rFonts w:ascii="Arial" w:hAnsi="Arial"/>
      <w:sz w:val="16"/>
    </w:rPr>
  </w:style>
  <w:style w:type="character" w:customStyle="1" w:styleId="LijstBullitsChar">
    <w:name w:val="Lijst Bullits Char"/>
    <w:basedOn w:val="Standaardalinea-lettertype"/>
    <w:link w:val="LijstBullits"/>
    <w:rsid w:val="001955D0"/>
    <w:rPr>
      <w:rFonts w:ascii="Georgia" w:hAnsi="Georgia"/>
      <w:sz w:val="19"/>
    </w:rPr>
  </w:style>
  <w:style w:type="character" w:customStyle="1" w:styleId="LijstnummersChar">
    <w:name w:val="Lijst nummers Char"/>
    <w:basedOn w:val="Standaardalinea-lettertype"/>
    <w:link w:val="Lijstnummers"/>
    <w:rsid w:val="00571B15"/>
    <w:rPr>
      <w:rFonts w:ascii="Georgia" w:hAnsi="Georgia"/>
      <w:sz w:val="19"/>
    </w:rPr>
  </w:style>
  <w:style w:type="character" w:customStyle="1" w:styleId="Kop4Char">
    <w:name w:val="Kop 4 Char"/>
    <w:aliases w:val="Kop 4 Tussenkop Char"/>
    <w:basedOn w:val="Standaardalinea-lettertype"/>
    <w:link w:val="Kop4"/>
    <w:uiPriority w:val="9"/>
    <w:rsid w:val="001C517A"/>
    <w:rPr>
      <w:rFonts w:ascii="Arial" w:eastAsiaTheme="majorEastAsia" w:hAnsi="Arial" w:cstheme="majorBidi"/>
      <w:b/>
      <w:iCs/>
      <w:sz w:val="18"/>
    </w:rPr>
  </w:style>
  <w:style w:type="character" w:customStyle="1" w:styleId="Kop5Char">
    <w:name w:val="Kop 5 Char"/>
    <w:basedOn w:val="Standaardalinea-lettertype"/>
    <w:link w:val="Kop5"/>
    <w:uiPriority w:val="9"/>
    <w:semiHidden/>
    <w:rsid w:val="00F5399E"/>
    <w:rPr>
      <w:rFonts w:asciiTheme="majorHAnsi" w:eastAsiaTheme="majorEastAsia" w:hAnsiTheme="majorHAnsi" w:cstheme="majorBidi"/>
      <w:color w:val="2F5496" w:themeColor="accent1" w:themeShade="BF"/>
      <w:sz w:val="19"/>
    </w:rPr>
  </w:style>
  <w:style w:type="character" w:customStyle="1" w:styleId="Kop6Char">
    <w:name w:val="Kop 6 Char"/>
    <w:basedOn w:val="Standaardalinea-lettertype"/>
    <w:link w:val="Kop6"/>
    <w:uiPriority w:val="9"/>
    <w:semiHidden/>
    <w:rsid w:val="00F5399E"/>
    <w:rPr>
      <w:rFonts w:asciiTheme="majorHAnsi" w:eastAsiaTheme="majorEastAsia" w:hAnsiTheme="majorHAnsi" w:cstheme="majorBidi"/>
      <w:color w:val="1F3763" w:themeColor="accent1" w:themeShade="7F"/>
      <w:sz w:val="19"/>
    </w:rPr>
  </w:style>
  <w:style w:type="character" w:customStyle="1" w:styleId="Kop7Char">
    <w:name w:val="Kop 7 Char"/>
    <w:basedOn w:val="Standaardalinea-lettertype"/>
    <w:link w:val="Kop7"/>
    <w:uiPriority w:val="9"/>
    <w:semiHidden/>
    <w:rsid w:val="00F5399E"/>
    <w:rPr>
      <w:rFonts w:asciiTheme="majorHAnsi" w:eastAsiaTheme="majorEastAsia" w:hAnsiTheme="majorHAnsi" w:cstheme="majorBidi"/>
      <w:i/>
      <w:iCs/>
      <w:color w:val="1F3763" w:themeColor="accent1" w:themeShade="7F"/>
      <w:sz w:val="19"/>
    </w:rPr>
  </w:style>
  <w:style w:type="character" w:customStyle="1" w:styleId="Kop8Char">
    <w:name w:val="Kop 8 Char"/>
    <w:basedOn w:val="Standaardalinea-lettertype"/>
    <w:link w:val="Kop8"/>
    <w:uiPriority w:val="9"/>
    <w:semiHidden/>
    <w:rsid w:val="00F5399E"/>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F5399E"/>
    <w:rPr>
      <w:rFonts w:asciiTheme="majorHAnsi" w:eastAsiaTheme="majorEastAsia" w:hAnsiTheme="majorHAnsi" w:cstheme="majorBidi"/>
      <w:i/>
      <w:iCs/>
      <w:color w:val="272727" w:themeColor="text1" w:themeTint="D8"/>
      <w:sz w:val="21"/>
      <w:szCs w:val="21"/>
    </w:rPr>
  </w:style>
  <w:style w:type="paragraph" w:styleId="Voetnoottekst">
    <w:name w:val="footnote text"/>
    <w:basedOn w:val="Standaard"/>
    <w:link w:val="VoetnoottekstChar"/>
    <w:uiPriority w:val="99"/>
    <w:unhideWhenUsed/>
    <w:rsid w:val="002A40B7"/>
    <w:pPr>
      <w:tabs>
        <w:tab w:val="left" w:pos="284"/>
      </w:tabs>
      <w:spacing w:line="240" w:lineRule="auto"/>
    </w:pPr>
    <w:rPr>
      <w:rFonts w:ascii="Arial" w:hAnsi="Arial"/>
      <w:sz w:val="14"/>
      <w:szCs w:val="20"/>
    </w:rPr>
  </w:style>
  <w:style w:type="character" w:customStyle="1" w:styleId="VoetnoottekstChar">
    <w:name w:val="Voetnoottekst Char"/>
    <w:basedOn w:val="Standaardalinea-lettertype"/>
    <w:link w:val="Voetnoottekst"/>
    <w:uiPriority w:val="99"/>
    <w:rsid w:val="002A40B7"/>
    <w:rPr>
      <w:rFonts w:ascii="Arial" w:hAnsi="Arial"/>
      <w:sz w:val="14"/>
      <w:szCs w:val="20"/>
    </w:rPr>
  </w:style>
  <w:style w:type="character" w:styleId="Voetnootmarkering">
    <w:name w:val="footnote reference"/>
    <w:basedOn w:val="Standaardalinea-lettertype"/>
    <w:uiPriority w:val="99"/>
    <w:semiHidden/>
    <w:unhideWhenUsed/>
    <w:rsid w:val="00685E27"/>
    <w:rPr>
      <w:rFonts w:ascii="Arial" w:hAnsi="Arial"/>
      <w:sz w:val="14"/>
      <w:vertAlign w:val="superscript"/>
    </w:rPr>
  </w:style>
  <w:style w:type="paragraph" w:styleId="Voettekst">
    <w:name w:val="footer"/>
    <w:basedOn w:val="Standaard"/>
    <w:link w:val="VoettekstChar"/>
    <w:uiPriority w:val="99"/>
    <w:unhideWhenUsed/>
    <w:rsid w:val="00AF6D7F"/>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AF6D7F"/>
    <w:rPr>
      <w:rFonts w:ascii="Georgia" w:hAnsi="Georgia"/>
      <w:sz w:val="19"/>
    </w:rPr>
  </w:style>
  <w:style w:type="paragraph" w:styleId="Ballontekst">
    <w:name w:val="Balloon Text"/>
    <w:basedOn w:val="Standaard"/>
    <w:link w:val="BallontekstChar"/>
    <w:uiPriority w:val="99"/>
    <w:semiHidden/>
    <w:unhideWhenUsed/>
    <w:rsid w:val="00AF6D7F"/>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6D7F"/>
    <w:rPr>
      <w:rFonts w:ascii="Segoe UI" w:hAnsi="Segoe UI" w:cs="Segoe UI"/>
      <w:sz w:val="18"/>
      <w:szCs w:val="18"/>
    </w:rPr>
  </w:style>
  <w:style w:type="paragraph" w:styleId="Normaalweb">
    <w:name w:val="Normal (Web)"/>
    <w:basedOn w:val="Standaard"/>
    <w:uiPriority w:val="99"/>
    <w:semiHidden/>
    <w:unhideWhenUsed/>
    <w:rsid w:val="00197612"/>
    <w:pPr>
      <w:spacing w:before="100" w:beforeAutospacing="1" w:after="100" w:afterAutospacing="1" w:line="240" w:lineRule="auto"/>
    </w:pPr>
    <w:rPr>
      <w:rFonts w:ascii="Times New Roman" w:eastAsia="Times New Roman" w:hAnsi="Times New Roman" w:cs="Times New Roman"/>
      <w:sz w:val="34"/>
      <w:szCs w:val="34"/>
      <w:lang w:eastAsia="nl-NL"/>
    </w:rPr>
  </w:style>
  <w:style w:type="paragraph" w:styleId="Lijstalinea">
    <w:name w:val="List Paragraph"/>
    <w:aliases w:val="List,KWR-List,Opsomming 1"/>
    <w:basedOn w:val="Standaard"/>
    <w:link w:val="LijstalineaChar"/>
    <w:uiPriority w:val="34"/>
    <w:qFormat/>
    <w:rsid w:val="00FA3B14"/>
    <w:pPr>
      <w:ind w:left="720"/>
      <w:contextualSpacing/>
    </w:pPr>
  </w:style>
  <w:style w:type="paragraph" w:customStyle="1" w:styleId="PGNormaal">
    <w:name w:val="PG Normaal"/>
    <w:basedOn w:val="Standaard"/>
    <w:link w:val="PGNormaalChar"/>
    <w:qFormat/>
    <w:rsid w:val="00F900CA"/>
  </w:style>
  <w:style w:type="character" w:customStyle="1" w:styleId="PGNormaalChar">
    <w:name w:val="PG Normaal Char"/>
    <w:basedOn w:val="Standaardalinea-lettertype"/>
    <w:link w:val="PGNormaal"/>
    <w:rsid w:val="00F900CA"/>
    <w:rPr>
      <w:rFonts w:ascii="Georgia" w:hAnsi="Georgia"/>
      <w:sz w:val="19"/>
    </w:rPr>
  </w:style>
  <w:style w:type="table" w:styleId="Tabelraster">
    <w:name w:val="Table Grid"/>
    <w:basedOn w:val="Standaardtabel"/>
    <w:uiPriority w:val="39"/>
    <w:rsid w:val="002E71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04424"/>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104424"/>
    <w:rPr>
      <w:rFonts w:ascii="Georgia" w:hAnsi="Georgia"/>
      <w:sz w:val="19"/>
    </w:rPr>
  </w:style>
  <w:style w:type="character" w:styleId="Hyperlink">
    <w:name w:val="Hyperlink"/>
    <w:basedOn w:val="Standaardalinea-lettertype"/>
    <w:uiPriority w:val="99"/>
    <w:unhideWhenUsed/>
    <w:rsid w:val="00D11185"/>
    <w:rPr>
      <w:color w:val="0563C1" w:themeColor="hyperlink"/>
      <w:u w:val="single"/>
    </w:rPr>
  </w:style>
  <w:style w:type="character" w:customStyle="1" w:styleId="Onopgelostemelding1">
    <w:name w:val="Onopgeloste melding1"/>
    <w:basedOn w:val="Standaardalinea-lettertype"/>
    <w:uiPriority w:val="99"/>
    <w:semiHidden/>
    <w:unhideWhenUsed/>
    <w:rsid w:val="00D11185"/>
    <w:rPr>
      <w:color w:val="605E5C"/>
      <w:shd w:val="clear" w:color="auto" w:fill="E1DFDD"/>
    </w:rPr>
  </w:style>
  <w:style w:type="character" w:customStyle="1" w:styleId="LijstalineaChar">
    <w:name w:val="Lijstalinea Char"/>
    <w:aliases w:val="List Char,KWR-List Char,Opsomming 1 Char"/>
    <w:basedOn w:val="Standaardalinea-lettertype"/>
    <w:link w:val="Lijstalinea"/>
    <w:uiPriority w:val="34"/>
    <w:rsid w:val="005A4D55"/>
    <w:rPr>
      <w:rFonts w:ascii="Georgia" w:hAnsi="Georgia"/>
      <w:sz w:val="19"/>
    </w:rPr>
  </w:style>
  <w:style w:type="paragraph" w:styleId="Inhopg1">
    <w:name w:val="toc 1"/>
    <w:basedOn w:val="Standaard"/>
    <w:next w:val="Standaard"/>
    <w:autoRedefine/>
    <w:uiPriority w:val="39"/>
    <w:unhideWhenUsed/>
    <w:rsid w:val="000F09D5"/>
    <w:pPr>
      <w:tabs>
        <w:tab w:val="right" w:leader="dot" w:pos="8324"/>
      </w:tabs>
      <w:spacing w:after="100"/>
      <w:ind w:left="426" w:hanging="426"/>
    </w:pPr>
  </w:style>
  <w:style w:type="paragraph" w:styleId="Inhopg2">
    <w:name w:val="toc 2"/>
    <w:basedOn w:val="Standaard"/>
    <w:next w:val="Standaard"/>
    <w:autoRedefine/>
    <w:uiPriority w:val="39"/>
    <w:unhideWhenUsed/>
    <w:rsid w:val="00940E4A"/>
    <w:pPr>
      <w:tabs>
        <w:tab w:val="right" w:leader="dot" w:pos="8324"/>
      </w:tabs>
      <w:spacing w:after="100"/>
      <w:ind w:left="850" w:hanging="425"/>
    </w:pPr>
  </w:style>
  <w:style w:type="paragraph" w:styleId="Inhopg3">
    <w:name w:val="toc 3"/>
    <w:basedOn w:val="Standaard"/>
    <w:next w:val="Standaard"/>
    <w:autoRedefine/>
    <w:uiPriority w:val="39"/>
    <w:unhideWhenUsed/>
    <w:rsid w:val="000F09D5"/>
    <w:pPr>
      <w:tabs>
        <w:tab w:val="left" w:pos="1540"/>
        <w:tab w:val="right" w:leader="dot" w:pos="8324"/>
      </w:tabs>
      <w:spacing w:after="100"/>
      <w:ind w:left="1418" w:hanging="567"/>
    </w:pPr>
  </w:style>
  <w:style w:type="paragraph" w:styleId="Inhopg4">
    <w:name w:val="toc 4"/>
    <w:basedOn w:val="Standaard"/>
    <w:next w:val="Standaard"/>
    <w:autoRedefine/>
    <w:uiPriority w:val="39"/>
    <w:unhideWhenUsed/>
    <w:rsid w:val="00940E4A"/>
    <w:pPr>
      <w:tabs>
        <w:tab w:val="right" w:leader="dot" w:pos="8324"/>
      </w:tabs>
      <w:spacing w:after="100"/>
    </w:pPr>
  </w:style>
  <w:style w:type="character" w:customStyle="1" w:styleId="Onopgelostemelding2">
    <w:name w:val="Onopgeloste melding2"/>
    <w:basedOn w:val="Standaardalinea-lettertype"/>
    <w:uiPriority w:val="99"/>
    <w:rsid w:val="0010160C"/>
    <w:rPr>
      <w:color w:val="605E5C"/>
      <w:shd w:val="clear" w:color="auto" w:fill="E1DFDD"/>
    </w:rPr>
  </w:style>
  <w:style w:type="paragraph" w:styleId="Bijschrift">
    <w:name w:val="caption"/>
    <w:basedOn w:val="Standaard"/>
    <w:next w:val="Standaard"/>
    <w:uiPriority w:val="35"/>
    <w:unhideWhenUsed/>
    <w:qFormat/>
    <w:rsid w:val="005526D9"/>
    <w:pPr>
      <w:spacing w:after="200" w:line="240" w:lineRule="auto"/>
    </w:pPr>
    <w:rPr>
      <w:rFonts w:asciiTheme="minorHAnsi" w:hAnsiTheme="minorHAnsi"/>
      <w:i/>
      <w:iCs/>
      <w:color w:val="44546A" w:themeColor="text2"/>
      <w:sz w:val="18"/>
      <w:szCs w:val="18"/>
    </w:rPr>
  </w:style>
  <w:style w:type="character" w:styleId="Onopgelostemelding">
    <w:name w:val="Unresolved Mention"/>
    <w:basedOn w:val="Standaardalinea-lettertype"/>
    <w:uiPriority w:val="99"/>
    <w:rsid w:val="007406D5"/>
    <w:rPr>
      <w:color w:val="605E5C"/>
      <w:shd w:val="clear" w:color="auto" w:fill="E1DFDD"/>
    </w:rPr>
  </w:style>
  <w:style w:type="paragraph" w:styleId="Lijstmetafbeeldingen">
    <w:name w:val="table of figures"/>
    <w:basedOn w:val="Standaard"/>
    <w:next w:val="Standaard"/>
    <w:uiPriority w:val="99"/>
    <w:unhideWhenUsed/>
    <w:rsid w:val="00A4044A"/>
  </w:style>
  <w:style w:type="paragraph" w:styleId="Revisie">
    <w:name w:val="Revision"/>
    <w:hidden/>
    <w:uiPriority w:val="99"/>
    <w:semiHidden/>
    <w:rsid w:val="00EF77E4"/>
    <w:pPr>
      <w:spacing w:line="240" w:lineRule="auto"/>
      <w:ind w:left="0" w:firstLine="0"/>
    </w:pPr>
    <w:rPr>
      <w:rFonts w:ascii="Georgia" w:hAnsi="Georgia"/>
      <w:sz w:val="19"/>
    </w:rPr>
  </w:style>
  <w:style w:type="numbering" w:customStyle="1" w:styleId="LijstalineaTrefoilHydrology">
    <w:name w:val="Lijstalinea Trefoil Hydrology"/>
    <w:uiPriority w:val="99"/>
    <w:rsid w:val="008A298B"/>
    <w:pPr>
      <w:numPr>
        <w:numId w:val="16"/>
      </w:numPr>
    </w:pPr>
  </w:style>
  <w:style w:type="table" w:customStyle="1" w:styleId="TabelTrefoilHydrology">
    <w:name w:val="Tabel Trefoil Hydrology"/>
    <w:basedOn w:val="Standaardtabel"/>
    <w:uiPriority w:val="99"/>
    <w:rsid w:val="008A298B"/>
    <w:pPr>
      <w:spacing w:line="240" w:lineRule="auto"/>
      <w:ind w:left="0" w:firstLine="0"/>
    </w:pPr>
    <w:rPr>
      <w:color w:val="000000" w:themeColor="text1"/>
      <w:sz w:val="18"/>
    </w:rPr>
    <w:tblPr>
      <w:tblStyleRowBandSize w:val="1"/>
      <w:tblCellMar>
        <w:top w:w="85" w:type="dxa"/>
        <w:bottom w:w="85" w:type="dxa"/>
      </w:tblCellMar>
    </w:tblPr>
    <w:tblStylePr w:type="firstRow">
      <w:rPr>
        <w:rFonts w:asciiTheme="majorHAnsi" w:hAnsiTheme="majorHAnsi"/>
      </w:rPr>
      <w:tblPr/>
      <w:tcPr>
        <w:tcBorders>
          <w:bottom w:val="single" w:sz="4" w:space="0" w:color="5B9BD5" w:themeColor="accent5"/>
        </w:tcBorders>
        <w:shd w:val="clear" w:color="auto" w:fill="A5A5A5" w:themeFill="accent3"/>
      </w:tcPr>
    </w:tblStylePr>
    <w:tblStylePr w:type="lastRow">
      <w:rPr>
        <w:rFonts w:asciiTheme="majorHAnsi" w:hAnsiTheme="majorHAnsi"/>
      </w:rPr>
    </w:tblStylePr>
    <w:tblStylePr w:type="firstCol">
      <w:rPr>
        <w:rFonts w:asciiTheme="majorHAnsi" w:hAnsiTheme="majorHAnsi"/>
      </w:rPr>
    </w:tblStylePr>
    <w:tblStylePr w:type="band2Horz">
      <w:tblPr/>
      <w:tcPr>
        <w:shd w:val="clear" w:color="auto" w:fill="A5A5A5" w:themeFill="accent3"/>
      </w:tcPr>
    </w:tblStylePr>
  </w:style>
  <w:style w:type="paragraph" w:styleId="Bibliografie">
    <w:name w:val="Bibliography"/>
    <w:basedOn w:val="Standaard"/>
    <w:next w:val="Standaard"/>
    <w:uiPriority w:val="37"/>
    <w:unhideWhenUsed/>
    <w:rsid w:val="00FF6489"/>
  </w:style>
  <w:style w:type="paragraph" w:customStyle="1" w:styleId="Programmacode">
    <w:name w:val="Programmacode"/>
    <w:basedOn w:val="Tekstzonderopmaak"/>
    <w:link w:val="ProgrammacodeChar"/>
    <w:qFormat/>
    <w:rsid w:val="0013481E"/>
    <w:rPr>
      <w:sz w:val="19"/>
    </w:rPr>
  </w:style>
  <w:style w:type="character" w:customStyle="1" w:styleId="ProgrammacodeChar">
    <w:name w:val="Programmacode Char"/>
    <w:basedOn w:val="Standaardalinea-lettertype"/>
    <w:link w:val="Programmacode"/>
    <w:rsid w:val="0013481E"/>
    <w:rPr>
      <w:rFonts w:ascii="Consolas" w:hAnsi="Consolas"/>
      <w:sz w:val="19"/>
      <w:szCs w:val="21"/>
    </w:rPr>
  </w:style>
  <w:style w:type="paragraph" w:styleId="Plattetekst">
    <w:name w:val="Body Text"/>
    <w:basedOn w:val="Standaard"/>
    <w:link w:val="PlattetekstChar"/>
    <w:uiPriority w:val="99"/>
    <w:semiHidden/>
    <w:unhideWhenUsed/>
    <w:rsid w:val="0013481E"/>
    <w:pPr>
      <w:spacing w:after="120"/>
    </w:pPr>
  </w:style>
  <w:style w:type="character" w:customStyle="1" w:styleId="PlattetekstChar">
    <w:name w:val="Platte tekst Char"/>
    <w:basedOn w:val="Standaardalinea-lettertype"/>
    <w:link w:val="Plattetekst"/>
    <w:uiPriority w:val="99"/>
    <w:semiHidden/>
    <w:rsid w:val="0013481E"/>
    <w:rPr>
      <w:rFonts w:ascii="Georgia" w:hAnsi="Georgia"/>
      <w:sz w:val="19"/>
    </w:rPr>
  </w:style>
  <w:style w:type="paragraph" w:styleId="Tekstzonderopmaak">
    <w:name w:val="Plain Text"/>
    <w:basedOn w:val="Standaard"/>
    <w:link w:val="TekstzonderopmaakChar"/>
    <w:uiPriority w:val="99"/>
    <w:semiHidden/>
    <w:unhideWhenUsed/>
    <w:rsid w:val="0013481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13481E"/>
    <w:rPr>
      <w:rFonts w:ascii="Consolas" w:hAnsi="Consolas"/>
      <w:sz w:val="21"/>
      <w:szCs w:val="21"/>
    </w:rPr>
  </w:style>
  <w:style w:type="character" w:styleId="Verwijzingopmerking">
    <w:name w:val="annotation reference"/>
    <w:basedOn w:val="Standaardalinea-lettertype"/>
    <w:uiPriority w:val="99"/>
    <w:semiHidden/>
    <w:unhideWhenUsed/>
    <w:rsid w:val="00C54FA5"/>
    <w:rPr>
      <w:sz w:val="16"/>
      <w:szCs w:val="16"/>
    </w:rPr>
  </w:style>
  <w:style w:type="paragraph" w:styleId="Tekstopmerking">
    <w:name w:val="annotation text"/>
    <w:basedOn w:val="Standaard"/>
    <w:link w:val="TekstopmerkingChar"/>
    <w:uiPriority w:val="99"/>
    <w:unhideWhenUsed/>
    <w:rsid w:val="00C54FA5"/>
    <w:pPr>
      <w:spacing w:line="240" w:lineRule="auto"/>
    </w:pPr>
    <w:rPr>
      <w:sz w:val="20"/>
      <w:szCs w:val="20"/>
    </w:rPr>
  </w:style>
  <w:style w:type="character" w:customStyle="1" w:styleId="TekstopmerkingChar">
    <w:name w:val="Tekst opmerking Char"/>
    <w:basedOn w:val="Standaardalinea-lettertype"/>
    <w:link w:val="Tekstopmerking"/>
    <w:uiPriority w:val="99"/>
    <w:rsid w:val="00C54FA5"/>
    <w:rPr>
      <w:rFonts w:ascii="Georgia" w:hAnsi="Georgia"/>
      <w:sz w:val="20"/>
      <w:szCs w:val="20"/>
    </w:rPr>
  </w:style>
  <w:style w:type="paragraph" w:styleId="Onderwerpvanopmerking">
    <w:name w:val="annotation subject"/>
    <w:basedOn w:val="Tekstopmerking"/>
    <w:next w:val="Tekstopmerking"/>
    <w:link w:val="OnderwerpvanopmerkingChar"/>
    <w:uiPriority w:val="99"/>
    <w:semiHidden/>
    <w:unhideWhenUsed/>
    <w:rsid w:val="00C54FA5"/>
    <w:rPr>
      <w:b/>
      <w:bCs/>
    </w:rPr>
  </w:style>
  <w:style w:type="character" w:customStyle="1" w:styleId="OnderwerpvanopmerkingChar">
    <w:name w:val="Onderwerp van opmerking Char"/>
    <w:basedOn w:val="TekstopmerkingChar"/>
    <w:link w:val="Onderwerpvanopmerking"/>
    <w:uiPriority w:val="99"/>
    <w:semiHidden/>
    <w:rsid w:val="00C54FA5"/>
    <w:rPr>
      <w:rFonts w:ascii="Georgia" w:hAnsi="Georg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71847">
      <w:bodyDiv w:val="1"/>
      <w:marLeft w:val="0"/>
      <w:marRight w:val="0"/>
      <w:marTop w:val="0"/>
      <w:marBottom w:val="0"/>
      <w:divBdr>
        <w:top w:val="none" w:sz="0" w:space="0" w:color="auto"/>
        <w:left w:val="none" w:sz="0" w:space="0" w:color="auto"/>
        <w:bottom w:val="none" w:sz="0" w:space="0" w:color="auto"/>
        <w:right w:val="none" w:sz="0" w:space="0" w:color="auto"/>
      </w:divBdr>
    </w:div>
    <w:div w:id="133067143">
      <w:bodyDiv w:val="1"/>
      <w:marLeft w:val="0"/>
      <w:marRight w:val="0"/>
      <w:marTop w:val="0"/>
      <w:marBottom w:val="0"/>
      <w:divBdr>
        <w:top w:val="none" w:sz="0" w:space="0" w:color="auto"/>
        <w:left w:val="none" w:sz="0" w:space="0" w:color="auto"/>
        <w:bottom w:val="none" w:sz="0" w:space="0" w:color="auto"/>
        <w:right w:val="none" w:sz="0" w:space="0" w:color="auto"/>
      </w:divBdr>
    </w:div>
    <w:div w:id="154149612">
      <w:bodyDiv w:val="1"/>
      <w:marLeft w:val="0"/>
      <w:marRight w:val="0"/>
      <w:marTop w:val="0"/>
      <w:marBottom w:val="0"/>
      <w:divBdr>
        <w:top w:val="none" w:sz="0" w:space="0" w:color="auto"/>
        <w:left w:val="none" w:sz="0" w:space="0" w:color="auto"/>
        <w:bottom w:val="none" w:sz="0" w:space="0" w:color="auto"/>
        <w:right w:val="none" w:sz="0" w:space="0" w:color="auto"/>
      </w:divBdr>
    </w:div>
    <w:div w:id="193929716">
      <w:bodyDiv w:val="1"/>
      <w:marLeft w:val="0"/>
      <w:marRight w:val="0"/>
      <w:marTop w:val="0"/>
      <w:marBottom w:val="0"/>
      <w:divBdr>
        <w:top w:val="none" w:sz="0" w:space="0" w:color="auto"/>
        <w:left w:val="none" w:sz="0" w:space="0" w:color="auto"/>
        <w:bottom w:val="none" w:sz="0" w:space="0" w:color="auto"/>
        <w:right w:val="none" w:sz="0" w:space="0" w:color="auto"/>
      </w:divBdr>
    </w:div>
    <w:div w:id="236869561">
      <w:bodyDiv w:val="1"/>
      <w:marLeft w:val="0"/>
      <w:marRight w:val="0"/>
      <w:marTop w:val="0"/>
      <w:marBottom w:val="0"/>
      <w:divBdr>
        <w:top w:val="none" w:sz="0" w:space="0" w:color="auto"/>
        <w:left w:val="none" w:sz="0" w:space="0" w:color="auto"/>
        <w:bottom w:val="none" w:sz="0" w:space="0" w:color="auto"/>
        <w:right w:val="none" w:sz="0" w:space="0" w:color="auto"/>
      </w:divBdr>
    </w:div>
    <w:div w:id="302734331">
      <w:bodyDiv w:val="1"/>
      <w:marLeft w:val="0"/>
      <w:marRight w:val="0"/>
      <w:marTop w:val="0"/>
      <w:marBottom w:val="0"/>
      <w:divBdr>
        <w:top w:val="none" w:sz="0" w:space="0" w:color="auto"/>
        <w:left w:val="none" w:sz="0" w:space="0" w:color="auto"/>
        <w:bottom w:val="none" w:sz="0" w:space="0" w:color="auto"/>
        <w:right w:val="none" w:sz="0" w:space="0" w:color="auto"/>
      </w:divBdr>
    </w:div>
    <w:div w:id="330332543">
      <w:bodyDiv w:val="1"/>
      <w:marLeft w:val="0"/>
      <w:marRight w:val="0"/>
      <w:marTop w:val="0"/>
      <w:marBottom w:val="0"/>
      <w:divBdr>
        <w:top w:val="none" w:sz="0" w:space="0" w:color="auto"/>
        <w:left w:val="none" w:sz="0" w:space="0" w:color="auto"/>
        <w:bottom w:val="none" w:sz="0" w:space="0" w:color="auto"/>
        <w:right w:val="none" w:sz="0" w:space="0" w:color="auto"/>
      </w:divBdr>
    </w:div>
    <w:div w:id="346373025">
      <w:bodyDiv w:val="1"/>
      <w:marLeft w:val="0"/>
      <w:marRight w:val="0"/>
      <w:marTop w:val="0"/>
      <w:marBottom w:val="0"/>
      <w:divBdr>
        <w:top w:val="none" w:sz="0" w:space="0" w:color="auto"/>
        <w:left w:val="none" w:sz="0" w:space="0" w:color="auto"/>
        <w:bottom w:val="none" w:sz="0" w:space="0" w:color="auto"/>
        <w:right w:val="none" w:sz="0" w:space="0" w:color="auto"/>
      </w:divBdr>
    </w:div>
    <w:div w:id="559096880">
      <w:bodyDiv w:val="1"/>
      <w:marLeft w:val="0"/>
      <w:marRight w:val="0"/>
      <w:marTop w:val="0"/>
      <w:marBottom w:val="0"/>
      <w:divBdr>
        <w:top w:val="none" w:sz="0" w:space="0" w:color="auto"/>
        <w:left w:val="none" w:sz="0" w:space="0" w:color="auto"/>
        <w:bottom w:val="none" w:sz="0" w:space="0" w:color="auto"/>
        <w:right w:val="none" w:sz="0" w:space="0" w:color="auto"/>
      </w:divBdr>
    </w:div>
    <w:div w:id="589311997">
      <w:bodyDiv w:val="1"/>
      <w:marLeft w:val="0"/>
      <w:marRight w:val="0"/>
      <w:marTop w:val="0"/>
      <w:marBottom w:val="0"/>
      <w:divBdr>
        <w:top w:val="none" w:sz="0" w:space="0" w:color="auto"/>
        <w:left w:val="none" w:sz="0" w:space="0" w:color="auto"/>
        <w:bottom w:val="none" w:sz="0" w:space="0" w:color="auto"/>
        <w:right w:val="none" w:sz="0" w:space="0" w:color="auto"/>
      </w:divBdr>
    </w:div>
    <w:div w:id="670378075">
      <w:bodyDiv w:val="1"/>
      <w:marLeft w:val="0"/>
      <w:marRight w:val="0"/>
      <w:marTop w:val="0"/>
      <w:marBottom w:val="0"/>
      <w:divBdr>
        <w:top w:val="none" w:sz="0" w:space="0" w:color="auto"/>
        <w:left w:val="none" w:sz="0" w:space="0" w:color="auto"/>
        <w:bottom w:val="none" w:sz="0" w:space="0" w:color="auto"/>
        <w:right w:val="none" w:sz="0" w:space="0" w:color="auto"/>
      </w:divBdr>
    </w:div>
    <w:div w:id="791021133">
      <w:bodyDiv w:val="1"/>
      <w:marLeft w:val="0"/>
      <w:marRight w:val="0"/>
      <w:marTop w:val="0"/>
      <w:marBottom w:val="0"/>
      <w:divBdr>
        <w:top w:val="none" w:sz="0" w:space="0" w:color="auto"/>
        <w:left w:val="none" w:sz="0" w:space="0" w:color="auto"/>
        <w:bottom w:val="none" w:sz="0" w:space="0" w:color="auto"/>
        <w:right w:val="none" w:sz="0" w:space="0" w:color="auto"/>
      </w:divBdr>
    </w:div>
    <w:div w:id="805709058">
      <w:bodyDiv w:val="1"/>
      <w:marLeft w:val="0"/>
      <w:marRight w:val="0"/>
      <w:marTop w:val="0"/>
      <w:marBottom w:val="0"/>
      <w:divBdr>
        <w:top w:val="none" w:sz="0" w:space="0" w:color="auto"/>
        <w:left w:val="none" w:sz="0" w:space="0" w:color="auto"/>
        <w:bottom w:val="none" w:sz="0" w:space="0" w:color="auto"/>
        <w:right w:val="none" w:sz="0" w:space="0" w:color="auto"/>
      </w:divBdr>
    </w:div>
    <w:div w:id="853032611">
      <w:bodyDiv w:val="1"/>
      <w:marLeft w:val="0"/>
      <w:marRight w:val="0"/>
      <w:marTop w:val="0"/>
      <w:marBottom w:val="0"/>
      <w:divBdr>
        <w:top w:val="none" w:sz="0" w:space="0" w:color="auto"/>
        <w:left w:val="none" w:sz="0" w:space="0" w:color="auto"/>
        <w:bottom w:val="none" w:sz="0" w:space="0" w:color="auto"/>
        <w:right w:val="none" w:sz="0" w:space="0" w:color="auto"/>
      </w:divBdr>
    </w:div>
    <w:div w:id="892692900">
      <w:bodyDiv w:val="1"/>
      <w:marLeft w:val="0"/>
      <w:marRight w:val="0"/>
      <w:marTop w:val="0"/>
      <w:marBottom w:val="0"/>
      <w:divBdr>
        <w:top w:val="none" w:sz="0" w:space="0" w:color="auto"/>
        <w:left w:val="none" w:sz="0" w:space="0" w:color="auto"/>
        <w:bottom w:val="none" w:sz="0" w:space="0" w:color="auto"/>
        <w:right w:val="none" w:sz="0" w:space="0" w:color="auto"/>
      </w:divBdr>
    </w:div>
    <w:div w:id="919800017">
      <w:bodyDiv w:val="1"/>
      <w:marLeft w:val="0"/>
      <w:marRight w:val="0"/>
      <w:marTop w:val="0"/>
      <w:marBottom w:val="0"/>
      <w:divBdr>
        <w:top w:val="none" w:sz="0" w:space="0" w:color="auto"/>
        <w:left w:val="none" w:sz="0" w:space="0" w:color="auto"/>
        <w:bottom w:val="none" w:sz="0" w:space="0" w:color="auto"/>
        <w:right w:val="none" w:sz="0" w:space="0" w:color="auto"/>
      </w:divBdr>
    </w:div>
    <w:div w:id="929502781">
      <w:bodyDiv w:val="1"/>
      <w:marLeft w:val="0"/>
      <w:marRight w:val="0"/>
      <w:marTop w:val="0"/>
      <w:marBottom w:val="0"/>
      <w:divBdr>
        <w:top w:val="none" w:sz="0" w:space="0" w:color="auto"/>
        <w:left w:val="none" w:sz="0" w:space="0" w:color="auto"/>
        <w:bottom w:val="none" w:sz="0" w:space="0" w:color="auto"/>
        <w:right w:val="none" w:sz="0" w:space="0" w:color="auto"/>
      </w:divBdr>
    </w:div>
    <w:div w:id="1023751092">
      <w:bodyDiv w:val="1"/>
      <w:marLeft w:val="0"/>
      <w:marRight w:val="0"/>
      <w:marTop w:val="0"/>
      <w:marBottom w:val="0"/>
      <w:divBdr>
        <w:top w:val="none" w:sz="0" w:space="0" w:color="auto"/>
        <w:left w:val="none" w:sz="0" w:space="0" w:color="auto"/>
        <w:bottom w:val="none" w:sz="0" w:space="0" w:color="auto"/>
        <w:right w:val="none" w:sz="0" w:space="0" w:color="auto"/>
      </w:divBdr>
    </w:div>
    <w:div w:id="1123377996">
      <w:bodyDiv w:val="1"/>
      <w:marLeft w:val="0"/>
      <w:marRight w:val="0"/>
      <w:marTop w:val="0"/>
      <w:marBottom w:val="0"/>
      <w:divBdr>
        <w:top w:val="none" w:sz="0" w:space="0" w:color="auto"/>
        <w:left w:val="none" w:sz="0" w:space="0" w:color="auto"/>
        <w:bottom w:val="none" w:sz="0" w:space="0" w:color="auto"/>
        <w:right w:val="none" w:sz="0" w:space="0" w:color="auto"/>
      </w:divBdr>
    </w:div>
    <w:div w:id="1215771008">
      <w:bodyDiv w:val="1"/>
      <w:marLeft w:val="0"/>
      <w:marRight w:val="0"/>
      <w:marTop w:val="0"/>
      <w:marBottom w:val="0"/>
      <w:divBdr>
        <w:top w:val="none" w:sz="0" w:space="0" w:color="auto"/>
        <w:left w:val="none" w:sz="0" w:space="0" w:color="auto"/>
        <w:bottom w:val="none" w:sz="0" w:space="0" w:color="auto"/>
        <w:right w:val="none" w:sz="0" w:space="0" w:color="auto"/>
      </w:divBdr>
    </w:div>
    <w:div w:id="1239513536">
      <w:bodyDiv w:val="1"/>
      <w:marLeft w:val="0"/>
      <w:marRight w:val="0"/>
      <w:marTop w:val="0"/>
      <w:marBottom w:val="0"/>
      <w:divBdr>
        <w:top w:val="none" w:sz="0" w:space="0" w:color="auto"/>
        <w:left w:val="none" w:sz="0" w:space="0" w:color="auto"/>
        <w:bottom w:val="none" w:sz="0" w:space="0" w:color="auto"/>
        <w:right w:val="none" w:sz="0" w:space="0" w:color="auto"/>
      </w:divBdr>
    </w:div>
    <w:div w:id="1277058338">
      <w:bodyDiv w:val="1"/>
      <w:marLeft w:val="0"/>
      <w:marRight w:val="0"/>
      <w:marTop w:val="0"/>
      <w:marBottom w:val="0"/>
      <w:divBdr>
        <w:top w:val="none" w:sz="0" w:space="0" w:color="auto"/>
        <w:left w:val="none" w:sz="0" w:space="0" w:color="auto"/>
        <w:bottom w:val="none" w:sz="0" w:space="0" w:color="auto"/>
        <w:right w:val="none" w:sz="0" w:space="0" w:color="auto"/>
      </w:divBdr>
    </w:div>
    <w:div w:id="1342395653">
      <w:bodyDiv w:val="1"/>
      <w:marLeft w:val="0"/>
      <w:marRight w:val="0"/>
      <w:marTop w:val="0"/>
      <w:marBottom w:val="0"/>
      <w:divBdr>
        <w:top w:val="none" w:sz="0" w:space="0" w:color="auto"/>
        <w:left w:val="none" w:sz="0" w:space="0" w:color="auto"/>
        <w:bottom w:val="none" w:sz="0" w:space="0" w:color="auto"/>
        <w:right w:val="none" w:sz="0" w:space="0" w:color="auto"/>
      </w:divBdr>
    </w:div>
    <w:div w:id="1415666671">
      <w:bodyDiv w:val="1"/>
      <w:marLeft w:val="0"/>
      <w:marRight w:val="0"/>
      <w:marTop w:val="0"/>
      <w:marBottom w:val="0"/>
      <w:divBdr>
        <w:top w:val="none" w:sz="0" w:space="0" w:color="auto"/>
        <w:left w:val="none" w:sz="0" w:space="0" w:color="auto"/>
        <w:bottom w:val="none" w:sz="0" w:space="0" w:color="auto"/>
        <w:right w:val="none" w:sz="0" w:space="0" w:color="auto"/>
      </w:divBdr>
    </w:div>
    <w:div w:id="1448230938">
      <w:bodyDiv w:val="1"/>
      <w:marLeft w:val="0"/>
      <w:marRight w:val="0"/>
      <w:marTop w:val="0"/>
      <w:marBottom w:val="0"/>
      <w:divBdr>
        <w:top w:val="none" w:sz="0" w:space="0" w:color="auto"/>
        <w:left w:val="none" w:sz="0" w:space="0" w:color="auto"/>
        <w:bottom w:val="none" w:sz="0" w:space="0" w:color="auto"/>
        <w:right w:val="none" w:sz="0" w:space="0" w:color="auto"/>
      </w:divBdr>
    </w:div>
    <w:div w:id="1528711144">
      <w:bodyDiv w:val="1"/>
      <w:marLeft w:val="0"/>
      <w:marRight w:val="0"/>
      <w:marTop w:val="0"/>
      <w:marBottom w:val="0"/>
      <w:divBdr>
        <w:top w:val="none" w:sz="0" w:space="0" w:color="auto"/>
        <w:left w:val="none" w:sz="0" w:space="0" w:color="auto"/>
        <w:bottom w:val="none" w:sz="0" w:space="0" w:color="auto"/>
        <w:right w:val="none" w:sz="0" w:space="0" w:color="auto"/>
      </w:divBdr>
    </w:div>
    <w:div w:id="1554733911">
      <w:bodyDiv w:val="1"/>
      <w:marLeft w:val="0"/>
      <w:marRight w:val="0"/>
      <w:marTop w:val="0"/>
      <w:marBottom w:val="0"/>
      <w:divBdr>
        <w:top w:val="none" w:sz="0" w:space="0" w:color="auto"/>
        <w:left w:val="none" w:sz="0" w:space="0" w:color="auto"/>
        <w:bottom w:val="none" w:sz="0" w:space="0" w:color="auto"/>
        <w:right w:val="none" w:sz="0" w:space="0" w:color="auto"/>
      </w:divBdr>
    </w:div>
    <w:div w:id="1593395992">
      <w:bodyDiv w:val="1"/>
      <w:marLeft w:val="0"/>
      <w:marRight w:val="0"/>
      <w:marTop w:val="0"/>
      <w:marBottom w:val="0"/>
      <w:divBdr>
        <w:top w:val="none" w:sz="0" w:space="0" w:color="auto"/>
        <w:left w:val="none" w:sz="0" w:space="0" w:color="auto"/>
        <w:bottom w:val="none" w:sz="0" w:space="0" w:color="auto"/>
        <w:right w:val="none" w:sz="0" w:space="0" w:color="auto"/>
      </w:divBdr>
    </w:div>
    <w:div w:id="1595288313">
      <w:bodyDiv w:val="1"/>
      <w:marLeft w:val="0"/>
      <w:marRight w:val="0"/>
      <w:marTop w:val="0"/>
      <w:marBottom w:val="0"/>
      <w:divBdr>
        <w:top w:val="none" w:sz="0" w:space="0" w:color="auto"/>
        <w:left w:val="none" w:sz="0" w:space="0" w:color="auto"/>
        <w:bottom w:val="none" w:sz="0" w:space="0" w:color="auto"/>
        <w:right w:val="none" w:sz="0" w:space="0" w:color="auto"/>
      </w:divBdr>
    </w:div>
    <w:div w:id="1621524122">
      <w:bodyDiv w:val="1"/>
      <w:marLeft w:val="0"/>
      <w:marRight w:val="0"/>
      <w:marTop w:val="0"/>
      <w:marBottom w:val="0"/>
      <w:divBdr>
        <w:top w:val="none" w:sz="0" w:space="0" w:color="auto"/>
        <w:left w:val="none" w:sz="0" w:space="0" w:color="auto"/>
        <w:bottom w:val="none" w:sz="0" w:space="0" w:color="auto"/>
        <w:right w:val="none" w:sz="0" w:space="0" w:color="auto"/>
      </w:divBdr>
    </w:div>
    <w:div w:id="1703551225">
      <w:bodyDiv w:val="1"/>
      <w:marLeft w:val="0"/>
      <w:marRight w:val="0"/>
      <w:marTop w:val="0"/>
      <w:marBottom w:val="0"/>
      <w:divBdr>
        <w:top w:val="none" w:sz="0" w:space="0" w:color="auto"/>
        <w:left w:val="none" w:sz="0" w:space="0" w:color="auto"/>
        <w:bottom w:val="none" w:sz="0" w:space="0" w:color="auto"/>
        <w:right w:val="none" w:sz="0" w:space="0" w:color="auto"/>
      </w:divBdr>
    </w:div>
    <w:div w:id="1753357726">
      <w:bodyDiv w:val="1"/>
      <w:marLeft w:val="0"/>
      <w:marRight w:val="0"/>
      <w:marTop w:val="0"/>
      <w:marBottom w:val="0"/>
      <w:divBdr>
        <w:top w:val="none" w:sz="0" w:space="0" w:color="auto"/>
        <w:left w:val="none" w:sz="0" w:space="0" w:color="auto"/>
        <w:bottom w:val="none" w:sz="0" w:space="0" w:color="auto"/>
        <w:right w:val="none" w:sz="0" w:space="0" w:color="auto"/>
      </w:divBdr>
    </w:div>
    <w:div w:id="1753504970">
      <w:bodyDiv w:val="1"/>
      <w:marLeft w:val="0"/>
      <w:marRight w:val="0"/>
      <w:marTop w:val="0"/>
      <w:marBottom w:val="0"/>
      <w:divBdr>
        <w:top w:val="none" w:sz="0" w:space="0" w:color="auto"/>
        <w:left w:val="none" w:sz="0" w:space="0" w:color="auto"/>
        <w:bottom w:val="none" w:sz="0" w:space="0" w:color="auto"/>
        <w:right w:val="none" w:sz="0" w:space="0" w:color="auto"/>
      </w:divBdr>
    </w:div>
    <w:div w:id="1791512023">
      <w:bodyDiv w:val="1"/>
      <w:marLeft w:val="0"/>
      <w:marRight w:val="0"/>
      <w:marTop w:val="0"/>
      <w:marBottom w:val="0"/>
      <w:divBdr>
        <w:top w:val="none" w:sz="0" w:space="0" w:color="auto"/>
        <w:left w:val="none" w:sz="0" w:space="0" w:color="auto"/>
        <w:bottom w:val="none" w:sz="0" w:space="0" w:color="auto"/>
        <w:right w:val="none" w:sz="0" w:space="0" w:color="auto"/>
      </w:divBdr>
    </w:div>
    <w:div w:id="1923249887">
      <w:bodyDiv w:val="1"/>
      <w:marLeft w:val="0"/>
      <w:marRight w:val="0"/>
      <w:marTop w:val="0"/>
      <w:marBottom w:val="0"/>
      <w:divBdr>
        <w:top w:val="none" w:sz="0" w:space="0" w:color="auto"/>
        <w:left w:val="none" w:sz="0" w:space="0" w:color="auto"/>
        <w:bottom w:val="none" w:sz="0" w:space="0" w:color="auto"/>
        <w:right w:val="none" w:sz="0" w:space="0" w:color="auto"/>
      </w:divBdr>
    </w:div>
    <w:div w:id="1926181412">
      <w:bodyDiv w:val="1"/>
      <w:marLeft w:val="0"/>
      <w:marRight w:val="0"/>
      <w:marTop w:val="0"/>
      <w:marBottom w:val="0"/>
      <w:divBdr>
        <w:top w:val="none" w:sz="0" w:space="0" w:color="auto"/>
        <w:left w:val="none" w:sz="0" w:space="0" w:color="auto"/>
        <w:bottom w:val="none" w:sz="0" w:space="0" w:color="auto"/>
        <w:right w:val="none" w:sz="0" w:space="0" w:color="auto"/>
      </w:divBdr>
    </w:div>
    <w:div w:id="1987393205">
      <w:bodyDiv w:val="1"/>
      <w:marLeft w:val="0"/>
      <w:marRight w:val="0"/>
      <w:marTop w:val="0"/>
      <w:marBottom w:val="0"/>
      <w:divBdr>
        <w:top w:val="none" w:sz="0" w:space="0" w:color="auto"/>
        <w:left w:val="none" w:sz="0" w:space="0" w:color="auto"/>
        <w:bottom w:val="none" w:sz="0" w:space="0" w:color="auto"/>
        <w:right w:val="none" w:sz="0" w:space="0" w:color="auto"/>
      </w:divBdr>
    </w:div>
    <w:div w:id="2025593179">
      <w:bodyDiv w:val="1"/>
      <w:marLeft w:val="0"/>
      <w:marRight w:val="0"/>
      <w:marTop w:val="0"/>
      <w:marBottom w:val="0"/>
      <w:divBdr>
        <w:top w:val="none" w:sz="0" w:space="0" w:color="auto"/>
        <w:left w:val="none" w:sz="0" w:space="0" w:color="auto"/>
        <w:bottom w:val="none" w:sz="0" w:space="0" w:color="auto"/>
        <w:right w:val="none" w:sz="0" w:space="0" w:color="auto"/>
      </w:divBdr>
    </w:div>
    <w:div w:id="2072071269">
      <w:bodyDiv w:val="1"/>
      <w:marLeft w:val="0"/>
      <w:marRight w:val="0"/>
      <w:marTop w:val="0"/>
      <w:marBottom w:val="0"/>
      <w:divBdr>
        <w:top w:val="none" w:sz="0" w:space="0" w:color="auto"/>
        <w:left w:val="none" w:sz="0" w:space="0" w:color="auto"/>
        <w:bottom w:val="none" w:sz="0" w:space="0" w:color="auto"/>
        <w:right w:val="none" w:sz="0" w:space="0" w:color="auto"/>
      </w:divBdr>
    </w:div>
    <w:div w:id="2080444010">
      <w:bodyDiv w:val="1"/>
      <w:marLeft w:val="0"/>
      <w:marRight w:val="0"/>
      <w:marTop w:val="0"/>
      <w:marBottom w:val="0"/>
      <w:divBdr>
        <w:top w:val="none" w:sz="0" w:space="0" w:color="auto"/>
        <w:left w:val="none" w:sz="0" w:space="0" w:color="auto"/>
        <w:bottom w:val="none" w:sz="0" w:space="0" w:color="auto"/>
        <w:right w:val="none" w:sz="0" w:space="0" w:color="auto"/>
      </w:divBdr>
    </w:div>
    <w:div w:id="211852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yperlink" Target="https://github.com/PyTables/PyTables/issues/48"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hdfgroup.org" TargetMode="Externa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9.emf"/><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header" Target="header5.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BC05213649C4E64812F4ACD7413AE27"/>
        <w:category>
          <w:name w:val="Algemeen"/>
          <w:gallery w:val="placeholder"/>
        </w:category>
        <w:types>
          <w:type w:val="bbPlcHdr"/>
        </w:types>
        <w:behaviors>
          <w:behavior w:val="content"/>
        </w:behaviors>
        <w:guid w:val="{75CB6FC8-5628-4828-A931-3EBE08538770}"/>
      </w:docPartPr>
      <w:docPartBody>
        <w:p w:rsidR="00C11355" w:rsidRDefault="00062101" w:rsidP="00D30694">
          <w:pPr>
            <w:pStyle w:val="DBC05213649C4E64812F4ACD7413AE27"/>
          </w:pPr>
          <w:r w:rsidRPr="003538EE">
            <w:rPr>
              <w:rStyle w:val="Tekstvantijdelijkeaanduiding"/>
            </w:rPr>
            <w:t>Klik of tik om tekst in te voeren.</w:t>
          </w:r>
        </w:p>
      </w:docPartBody>
    </w:docPart>
    <w:docPart>
      <w:docPartPr>
        <w:name w:val="318AF3914C3B41AC89D90405EF7BC9B1"/>
        <w:category>
          <w:name w:val="Algemeen"/>
          <w:gallery w:val="placeholder"/>
        </w:category>
        <w:types>
          <w:type w:val="bbPlcHdr"/>
        </w:types>
        <w:behaviors>
          <w:behavior w:val="content"/>
        </w:behaviors>
        <w:guid w:val="{21C10D26-D4A6-4256-BC58-9C9A63DB40BD}"/>
      </w:docPartPr>
      <w:docPartBody>
        <w:p w:rsidR="00C11355" w:rsidRDefault="00062101" w:rsidP="00D30694">
          <w:pPr>
            <w:pStyle w:val="318AF3914C3B41AC89D90405EF7BC9B1"/>
          </w:pPr>
          <w:r w:rsidRPr="009D628C">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ultipleSans Alt II">
    <w:altName w:val="Calibri"/>
    <w:panose1 w:val="000000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01"/>
    <w:rsid w:val="00062101"/>
    <w:rsid w:val="000B4155"/>
    <w:rsid w:val="00141F56"/>
    <w:rsid w:val="00231492"/>
    <w:rsid w:val="003D41A7"/>
    <w:rsid w:val="004C7520"/>
    <w:rsid w:val="00546C7F"/>
    <w:rsid w:val="00585E56"/>
    <w:rsid w:val="00636DCA"/>
    <w:rsid w:val="00833D87"/>
    <w:rsid w:val="00844905"/>
    <w:rsid w:val="009F04D7"/>
    <w:rsid w:val="009F4ADD"/>
    <w:rsid w:val="00A24E6E"/>
    <w:rsid w:val="00A754E3"/>
    <w:rsid w:val="00B03D96"/>
    <w:rsid w:val="00BE42AE"/>
    <w:rsid w:val="00C71FFB"/>
    <w:rsid w:val="00D23426"/>
    <w:rsid w:val="00EF6543"/>
    <w:rsid w:val="00FE224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30694"/>
    <w:rPr>
      <w:color w:val="808080"/>
    </w:rPr>
  </w:style>
  <w:style w:type="paragraph" w:customStyle="1" w:styleId="DBC05213649C4E64812F4ACD7413AE27">
    <w:name w:val="DBC05213649C4E64812F4ACD7413AE27"/>
    <w:rsid w:val="00D30694"/>
  </w:style>
  <w:style w:type="paragraph" w:customStyle="1" w:styleId="318AF3914C3B41AC89D90405EF7BC9B1">
    <w:name w:val="318AF3914C3B41AC89D90405EF7BC9B1"/>
    <w:rsid w:val="00D306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7028512C289C4286208D8B2224E5D1" ma:contentTypeVersion="12" ma:contentTypeDescription="Een nieuw document maken." ma:contentTypeScope="" ma:versionID="3f6ae628f99bfd6f13a9362f56e10b3c">
  <xsd:schema xmlns:xsd="http://www.w3.org/2001/XMLSchema" xmlns:xs="http://www.w3.org/2001/XMLSchema" xmlns:p="http://schemas.microsoft.com/office/2006/metadata/properties" xmlns:ns3="2287c544-43ef-4301-a18c-7aa262fc14af" xmlns:ns4="2e8f82f6-6c6c-439d-8272-90056285b09a" targetNamespace="http://schemas.microsoft.com/office/2006/metadata/properties" ma:root="true" ma:fieldsID="53533a5157863c01333804bafda04818" ns3:_="" ns4:_="">
    <xsd:import namespace="2287c544-43ef-4301-a18c-7aa262fc14af"/>
    <xsd:import namespace="2e8f82f6-6c6c-439d-8272-90056285b09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87c544-43ef-4301-a18c-7aa262fc14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8f82f6-6c6c-439d-8272-90056285b09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GB.XSL" StyleName="GB7714" Version="2005">
  <b:Source>
    <b:Tag>VanBergen22</b:Tag>
    <b:SourceType>Report</b:SourceType>
    <b:Guid>{AA8327A8-4CE3-40E9-92A2-6C90348ACE07}</b:Guid>
    <b:Author>
      <b:Author>
        <b:NameList>
          <b:Person>
            <b:Last>Van Bergen</b:Last>
            <b:First>Giel</b:First>
          </b:Person>
        </b:NameList>
      </b:Author>
    </b:Author>
    <b:Title>BronV2 Specificatie</b:Title>
    <b:Year>2022</b:Year>
    <b:City>Arnhem</b:City>
    <b:LCID>nl-NL</b:LCID>
    <b:RefOrder>1</b:RefOrder>
  </b:Source>
</b:Sources>
</file>

<file path=customXml/itemProps1.xml><?xml version="1.0" encoding="utf-8"?>
<ds:datastoreItem xmlns:ds="http://schemas.openxmlformats.org/officeDocument/2006/customXml" ds:itemID="{3971E52C-BC5A-4EB1-9559-28AAD76BE9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87c544-43ef-4301-a18c-7aa262fc14af"/>
    <ds:schemaRef ds:uri="2e8f82f6-6c6c-439d-8272-90056285b0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2CA968-733C-4F97-A706-BBC5AC25B511}">
  <ds:schemaRefs>
    <ds:schemaRef ds:uri="http://schemas.microsoft.com/sharepoint/v3/contenttype/forms"/>
  </ds:schemaRefs>
</ds:datastoreItem>
</file>

<file path=customXml/itemProps3.xml><?xml version="1.0" encoding="utf-8"?>
<ds:datastoreItem xmlns:ds="http://schemas.openxmlformats.org/officeDocument/2006/customXml" ds:itemID="{BDE24E3E-DBDA-46E3-B232-BDBE06992026}">
  <ds:schemaRef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purl.org/dc/terms/"/>
    <ds:schemaRef ds:uri="2287c544-43ef-4301-a18c-7aa262fc14af"/>
    <ds:schemaRef ds:uri="http://schemas.openxmlformats.org/package/2006/metadata/core-properties"/>
    <ds:schemaRef ds:uri="2e8f82f6-6c6c-439d-8272-90056285b09a"/>
    <ds:schemaRef ds:uri="http://www.w3.org/XML/1998/namespace"/>
  </ds:schemaRefs>
</ds:datastoreItem>
</file>

<file path=customXml/itemProps4.xml><?xml version="1.0" encoding="utf-8"?>
<ds:datastoreItem xmlns:ds="http://schemas.openxmlformats.org/officeDocument/2006/customXml" ds:itemID="{11F718B7-29CD-47A2-B19E-78E9B77D9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TotalTime>
  <Pages>14</Pages>
  <Words>2792</Words>
  <Characters>15360</Characters>
  <Application>Microsoft Office Word</Application>
  <DocSecurity>0</DocSecurity>
  <Lines>128</Lines>
  <Paragraphs>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Bergen, Giel  van</dc:creator>
  <cp:lastModifiedBy>Bergen van, Giel</cp:lastModifiedBy>
  <cp:revision>493</cp:revision>
  <cp:lastPrinted>2019-11-18T13:40:00Z</cp:lastPrinted>
  <dcterms:created xsi:type="dcterms:W3CDTF">2022-09-29T08:59:00Z</dcterms:created>
  <dcterms:modified xsi:type="dcterms:W3CDTF">2022-10-18T12:54:00Z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0x010100F27028512C289C4286208D8B2224E5D1</vt:lpwstr>
  </property>
</Properties>
</file>